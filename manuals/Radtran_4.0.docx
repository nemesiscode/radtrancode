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467D0" w14:textId="77777777" w:rsidR="00702124" w:rsidRDefault="00702124" w:rsidP="00AF3822">
      <w:pPr>
        <w:jc w:val="center"/>
        <w:rPr>
          <w:rFonts w:ascii="Times New Roman" w:hAnsi="Times New Roman"/>
          <w:b/>
          <w:sz w:val="28"/>
          <w:lang w:val="en-GB"/>
        </w:rPr>
      </w:pPr>
    </w:p>
    <w:p w14:paraId="427B1147" w14:textId="77777777" w:rsidR="00702124" w:rsidRDefault="00702124" w:rsidP="00AF3822">
      <w:pPr>
        <w:jc w:val="center"/>
        <w:rPr>
          <w:rFonts w:ascii="Times New Roman" w:hAnsi="Times New Roman"/>
          <w:b/>
          <w:sz w:val="28"/>
          <w:lang w:val="en-GB"/>
        </w:rPr>
      </w:pPr>
    </w:p>
    <w:p w14:paraId="29E4F77E" w14:textId="77777777" w:rsidR="00702124" w:rsidRDefault="00702124" w:rsidP="00AF3822">
      <w:pPr>
        <w:jc w:val="center"/>
        <w:rPr>
          <w:rFonts w:ascii="Times New Roman" w:hAnsi="Times New Roman"/>
          <w:b/>
          <w:sz w:val="28"/>
          <w:lang w:val="en-GB"/>
        </w:rPr>
      </w:pPr>
    </w:p>
    <w:p w14:paraId="32735D40" w14:textId="065299DA" w:rsidR="00BC7BA9" w:rsidRDefault="00BC7BA9" w:rsidP="00AF3822">
      <w:pPr>
        <w:jc w:val="center"/>
        <w:rPr>
          <w:rFonts w:ascii="Times New Roman" w:hAnsi="Times New Roman"/>
          <w:b/>
          <w:sz w:val="28"/>
          <w:lang w:val="en-GB"/>
        </w:rPr>
      </w:pPr>
      <w:r>
        <w:rPr>
          <w:rFonts w:ascii="Times New Roman" w:hAnsi="Times New Roman"/>
          <w:b/>
          <w:sz w:val="28"/>
          <w:lang w:val="en-GB"/>
        </w:rPr>
        <w:t>RADTRANS Manual</w:t>
      </w:r>
    </w:p>
    <w:p w14:paraId="0ECD36CC" w14:textId="77777777" w:rsidR="00BC7BA9" w:rsidRDefault="00BC7BA9" w:rsidP="00AF3822">
      <w:pPr>
        <w:jc w:val="center"/>
        <w:rPr>
          <w:rFonts w:ascii="Times New Roman" w:hAnsi="Times New Roman"/>
          <w:b/>
          <w:sz w:val="28"/>
          <w:lang w:val="en-GB"/>
        </w:rPr>
      </w:pPr>
    </w:p>
    <w:p w14:paraId="63D8F358" w14:textId="77777777" w:rsidR="00702124" w:rsidRDefault="00702124" w:rsidP="00AF3822">
      <w:pPr>
        <w:jc w:val="center"/>
        <w:rPr>
          <w:rFonts w:ascii="Times New Roman" w:hAnsi="Times New Roman"/>
          <w:b/>
          <w:sz w:val="28"/>
          <w:lang w:val="en-GB"/>
        </w:rPr>
      </w:pPr>
    </w:p>
    <w:p w14:paraId="2FD459F1" w14:textId="77777777" w:rsidR="00702124" w:rsidRDefault="00702124" w:rsidP="00AF3822">
      <w:pPr>
        <w:jc w:val="center"/>
        <w:rPr>
          <w:rFonts w:ascii="Times New Roman" w:hAnsi="Times New Roman"/>
          <w:b/>
          <w:sz w:val="28"/>
          <w:lang w:val="en-GB"/>
        </w:rPr>
      </w:pPr>
    </w:p>
    <w:p w14:paraId="76A8DBEB" w14:textId="77777777" w:rsidR="00702124" w:rsidRDefault="00702124" w:rsidP="00AF3822">
      <w:pPr>
        <w:jc w:val="center"/>
        <w:rPr>
          <w:rFonts w:ascii="Times New Roman" w:hAnsi="Times New Roman"/>
          <w:b/>
          <w:sz w:val="28"/>
          <w:lang w:val="en-GB"/>
        </w:rPr>
      </w:pPr>
    </w:p>
    <w:p w14:paraId="59EEF6E6" w14:textId="77777777" w:rsidR="00702124" w:rsidRDefault="00702124" w:rsidP="00AF3822">
      <w:pPr>
        <w:jc w:val="center"/>
        <w:rPr>
          <w:rFonts w:ascii="Times New Roman" w:hAnsi="Times New Roman"/>
          <w:b/>
          <w:sz w:val="28"/>
          <w:lang w:val="en-GB"/>
        </w:rPr>
      </w:pPr>
    </w:p>
    <w:p w14:paraId="14D458C1" w14:textId="77777777" w:rsidR="00702124" w:rsidRDefault="00702124" w:rsidP="00AF3822">
      <w:pPr>
        <w:jc w:val="center"/>
        <w:rPr>
          <w:rFonts w:ascii="Times New Roman" w:hAnsi="Times New Roman"/>
          <w:b/>
          <w:sz w:val="28"/>
          <w:lang w:val="en-GB"/>
        </w:rPr>
      </w:pPr>
    </w:p>
    <w:p w14:paraId="6DAFF77C" w14:textId="77777777" w:rsidR="00702124" w:rsidRDefault="00702124" w:rsidP="00AF3822">
      <w:pPr>
        <w:jc w:val="center"/>
        <w:rPr>
          <w:rFonts w:ascii="Times New Roman" w:hAnsi="Times New Roman"/>
          <w:b/>
          <w:sz w:val="28"/>
          <w:lang w:val="en-GB"/>
        </w:rPr>
      </w:pPr>
    </w:p>
    <w:p w14:paraId="72F009EF" w14:textId="77777777" w:rsidR="00702124" w:rsidRDefault="00702124" w:rsidP="00AF3822">
      <w:pPr>
        <w:jc w:val="center"/>
        <w:rPr>
          <w:rFonts w:ascii="Times New Roman" w:hAnsi="Times New Roman"/>
          <w:b/>
          <w:sz w:val="28"/>
          <w:lang w:val="en-GB"/>
        </w:rPr>
      </w:pPr>
    </w:p>
    <w:p w14:paraId="65341026" w14:textId="77777777" w:rsidR="00702124" w:rsidRDefault="00702124" w:rsidP="00AF3822">
      <w:pPr>
        <w:jc w:val="center"/>
        <w:rPr>
          <w:rFonts w:ascii="Times New Roman" w:hAnsi="Times New Roman"/>
          <w:b/>
          <w:sz w:val="28"/>
          <w:lang w:val="en-GB"/>
        </w:rPr>
      </w:pPr>
    </w:p>
    <w:p w14:paraId="0BBDE65E" w14:textId="77777777" w:rsidR="00702124" w:rsidRDefault="00702124" w:rsidP="00AF3822">
      <w:pPr>
        <w:jc w:val="center"/>
        <w:rPr>
          <w:rFonts w:ascii="Times New Roman" w:hAnsi="Times New Roman"/>
          <w:b/>
          <w:sz w:val="28"/>
          <w:lang w:val="en-GB"/>
        </w:rPr>
      </w:pPr>
    </w:p>
    <w:p w14:paraId="6DBD9ACB" w14:textId="77777777" w:rsidR="00702124" w:rsidRDefault="00702124" w:rsidP="00AF3822">
      <w:pPr>
        <w:jc w:val="center"/>
        <w:rPr>
          <w:rFonts w:ascii="Times New Roman" w:hAnsi="Times New Roman"/>
          <w:b/>
          <w:sz w:val="28"/>
          <w:lang w:val="en-GB"/>
        </w:rPr>
      </w:pPr>
    </w:p>
    <w:p w14:paraId="76C500E2" w14:textId="77777777" w:rsidR="00702124" w:rsidRDefault="00702124" w:rsidP="00AF3822">
      <w:pPr>
        <w:jc w:val="center"/>
        <w:rPr>
          <w:rFonts w:ascii="Times New Roman" w:hAnsi="Times New Roman"/>
          <w:b/>
          <w:sz w:val="28"/>
          <w:lang w:val="en-GB"/>
        </w:rPr>
      </w:pPr>
    </w:p>
    <w:p w14:paraId="203659E1" w14:textId="77777777" w:rsidR="00702124" w:rsidRDefault="00702124" w:rsidP="00AF3822">
      <w:pPr>
        <w:jc w:val="center"/>
        <w:rPr>
          <w:rFonts w:ascii="Times New Roman" w:hAnsi="Times New Roman"/>
          <w:b/>
          <w:sz w:val="28"/>
          <w:lang w:val="en-GB"/>
        </w:rPr>
      </w:pPr>
    </w:p>
    <w:p w14:paraId="309C4AFF" w14:textId="77777777" w:rsidR="00702124" w:rsidRDefault="00702124" w:rsidP="00AF3822">
      <w:pPr>
        <w:jc w:val="center"/>
        <w:rPr>
          <w:rFonts w:ascii="Times New Roman" w:hAnsi="Times New Roman"/>
          <w:b/>
          <w:sz w:val="28"/>
          <w:lang w:val="en-GB"/>
        </w:rPr>
      </w:pPr>
    </w:p>
    <w:p w14:paraId="0260BFF1" w14:textId="77777777" w:rsidR="00702124" w:rsidRDefault="00702124" w:rsidP="00AF3822">
      <w:pPr>
        <w:jc w:val="center"/>
        <w:rPr>
          <w:rFonts w:ascii="Times New Roman" w:hAnsi="Times New Roman"/>
          <w:b/>
          <w:sz w:val="28"/>
          <w:lang w:val="en-GB"/>
        </w:rPr>
      </w:pPr>
    </w:p>
    <w:p w14:paraId="0444DF31" w14:textId="77777777" w:rsidR="00702124" w:rsidRDefault="00702124" w:rsidP="00AF3822">
      <w:pPr>
        <w:jc w:val="center"/>
        <w:rPr>
          <w:rFonts w:ascii="Times New Roman" w:hAnsi="Times New Roman"/>
          <w:b/>
          <w:sz w:val="28"/>
          <w:lang w:val="en-GB"/>
        </w:rPr>
      </w:pPr>
    </w:p>
    <w:p w14:paraId="7CB5029C" w14:textId="77777777" w:rsidR="00702124" w:rsidRDefault="00702124" w:rsidP="00AF3822">
      <w:pPr>
        <w:jc w:val="center"/>
        <w:rPr>
          <w:rFonts w:ascii="Times New Roman" w:hAnsi="Times New Roman"/>
          <w:b/>
          <w:sz w:val="28"/>
          <w:lang w:val="en-GB"/>
        </w:rPr>
      </w:pPr>
    </w:p>
    <w:p w14:paraId="71BBDBB7" w14:textId="6E69C938" w:rsidR="00BC7BA9" w:rsidRDefault="00BC7BA9" w:rsidP="00AF3822">
      <w:pPr>
        <w:jc w:val="center"/>
        <w:rPr>
          <w:rFonts w:ascii="Times New Roman" w:hAnsi="Times New Roman"/>
          <w:b/>
          <w:sz w:val="28"/>
          <w:lang w:val="en-GB"/>
        </w:rPr>
      </w:pPr>
      <w:r>
        <w:rPr>
          <w:rFonts w:ascii="Times New Roman" w:hAnsi="Times New Roman"/>
          <w:b/>
          <w:sz w:val="28"/>
          <w:lang w:val="en-GB"/>
        </w:rPr>
        <w:t>P</w:t>
      </w:r>
      <w:r w:rsidR="00702124">
        <w:rPr>
          <w:rFonts w:ascii="Times New Roman" w:hAnsi="Times New Roman"/>
          <w:b/>
          <w:sz w:val="28"/>
          <w:lang w:val="en-GB"/>
        </w:rPr>
        <w:t>. G. J.</w:t>
      </w:r>
      <w:r>
        <w:rPr>
          <w:rFonts w:ascii="Times New Roman" w:hAnsi="Times New Roman"/>
          <w:b/>
          <w:sz w:val="28"/>
          <w:lang w:val="en-GB"/>
        </w:rPr>
        <w:t xml:space="preserve"> Irwin</w:t>
      </w:r>
      <w:r w:rsidR="00221720">
        <w:rPr>
          <w:rFonts w:ascii="Times New Roman" w:hAnsi="Times New Roman"/>
          <w:b/>
          <w:sz w:val="28"/>
          <w:lang w:val="en-GB"/>
        </w:rPr>
        <w:t xml:space="preserve">, L.N. Fletcher, N.A. </w:t>
      </w:r>
      <w:proofErr w:type="spellStart"/>
      <w:r w:rsidR="00221720">
        <w:rPr>
          <w:rFonts w:ascii="Times New Roman" w:hAnsi="Times New Roman"/>
          <w:b/>
          <w:sz w:val="28"/>
          <w:lang w:val="en-GB"/>
        </w:rPr>
        <w:t>Teanby</w:t>
      </w:r>
      <w:proofErr w:type="spellEnd"/>
      <w:r w:rsidR="00221720">
        <w:rPr>
          <w:rFonts w:ascii="Times New Roman" w:hAnsi="Times New Roman"/>
          <w:b/>
          <w:sz w:val="28"/>
          <w:lang w:val="en-GB"/>
        </w:rPr>
        <w:t xml:space="preserve">, C.A. Nixon, S.B. </w:t>
      </w:r>
      <w:proofErr w:type="spellStart"/>
      <w:r w:rsidR="00221720">
        <w:rPr>
          <w:rFonts w:ascii="Times New Roman" w:hAnsi="Times New Roman"/>
          <w:b/>
          <w:sz w:val="28"/>
          <w:lang w:val="en-GB"/>
        </w:rPr>
        <w:t>Calcutt</w:t>
      </w:r>
      <w:proofErr w:type="spellEnd"/>
      <w:r w:rsidR="00702124">
        <w:rPr>
          <w:rFonts w:ascii="Times New Roman" w:hAnsi="Times New Roman"/>
          <w:b/>
          <w:sz w:val="28"/>
          <w:lang w:val="en-GB"/>
        </w:rPr>
        <w:t xml:space="preserve"> et al.</w:t>
      </w:r>
    </w:p>
    <w:p w14:paraId="4EE8F0BE" w14:textId="77777777" w:rsidR="00BC7BA9" w:rsidRDefault="00BC7BA9" w:rsidP="00AF3822">
      <w:pPr>
        <w:jc w:val="center"/>
        <w:rPr>
          <w:rFonts w:ascii="Times New Roman" w:hAnsi="Times New Roman"/>
          <w:b/>
          <w:sz w:val="28"/>
          <w:lang w:val="en-GB"/>
        </w:rPr>
      </w:pPr>
    </w:p>
    <w:p w14:paraId="76017FBD" w14:textId="77777777" w:rsidR="00702124" w:rsidRDefault="00702124" w:rsidP="00AF3822">
      <w:pPr>
        <w:jc w:val="center"/>
        <w:rPr>
          <w:rFonts w:ascii="Times New Roman" w:hAnsi="Times New Roman"/>
          <w:b/>
          <w:sz w:val="28"/>
          <w:lang w:val="en-GB"/>
        </w:rPr>
      </w:pPr>
    </w:p>
    <w:p w14:paraId="1BB18F0A" w14:textId="77777777" w:rsidR="00702124" w:rsidRDefault="00702124" w:rsidP="00AF3822">
      <w:pPr>
        <w:jc w:val="center"/>
        <w:rPr>
          <w:rFonts w:ascii="Times New Roman" w:hAnsi="Times New Roman"/>
          <w:b/>
          <w:sz w:val="28"/>
          <w:lang w:val="en-GB"/>
        </w:rPr>
      </w:pPr>
    </w:p>
    <w:p w14:paraId="114EEBC5" w14:textId="77777777" w:rsidR="00702124" w:rsidRDefault="00702124" w:rsidP="00AF3822">
      <w:pPr>
        <w:jc w:val="center"/>
        <w:rPr>
          <w:rFonts w:ascii="Times New Roman" w:hAnsi="Times New Roman"/>
          <w:b/>
          <w:sz w:val="28"/>
          <w:lang w:val="en-GB"/>
        </w:rPr>
      </w:pPr>
    </w:p>
    <w:p w14:paraId="6CF793AD" w14:textId="77777777" w:rsidR="00702124" w:rsidRDefault="00702124" w:rsidP="00AF3822">
      <w:pPr>
        <w:jc w:val="center"/>
        <w:rPr>
          <w:rFonts w:ascii="Times New Roman" w:hAnsi="Times New Roman"/>
          <w:b/>
          <w:sz w:val="28"/>
          <w:lang w:val="en-GB"/>
        </w:rPr>
      </w:pPr>
    </w:p>
    <w:p w14:paraId="3E5F15AE" w14:textId="77777777" w:rsidR="00702124" w:rsidRDefault="00702124" w:rsidP="00AF3822">
      <w:pPr>
        <w:jc w:val="center"/>
        <w:rPr>
          <w:rFonts w:ascii="Times New Roman" w:hAnsi="Times New Roman"/>
          <w:b/>
          <w:sz w:val="28"/>
          <w:lang w:val="en-GB"/>
        </w:rPr>
      </w:pPr>
    </w:p>
    <w:p w14:paraId="14A364BE" w14:textId="77777777" w:rsidR="00702124" w:rsidRDefault="00702124" w:rsidP="00AF3822">
      <w:pPr>
        <w:jc w:val="center"/>
        <w:rPr>
          <w:rFonts w:ascii="Times New Roman" w:hAnsi="Times New Roman"/>
          <w:b/>
          <w:sz w:val="28"/>
          <w:lang w:val="en-GB"/>
        </w:rPr>
      </w:pPr>
    </w:p>
    <w:p w14:paraId="0A1319A3" w14:textId="77777777" w:rsidR="00702124" w:rsidRDefault="00702124" w:rsidP="00AF3822">
      <w:pPr>
        <w:jc w:val="center"/>
        <w:rPr>
          <w:rFonts w:ascii="Times New Roman" w:hAnsi="Times New Roman"/>
          <w:b/>
          <w:sz w:val="28"/>
          <w:lang w:val="en-GB"/>
        </w:rPr>
      </w:pPr>
    </w:p>
    <w:p w14:paraId="23B51A87" w14:textId="77777777" w:rsidR="00702124" w:rsidRDefault="00702124" w:rsidP="00AF3822">
      <w:pPr>
        <w:jc w:val="center"/>
        <w:rPr>
          <w:rFonts w:ascii="Times New Roman" w:hAnsi="Times New Roman"/>
          <w:b/>
          <w:sz w:val="28"/>
          <w:lang w:val="en-GB"/>
        </w:rPr>
      </w:pPr>
    </w:p>
    <w:p w14:paraId="7E66CD9F" w14:textId="77777777" w:rsidR="00702124" w:rsidRDefault="00702124" w:rsidP="00AF3822">
      <w:pPr>
        <w:jc w:val="center"/>
        <w:rPr>
          <w:rFonts w:ascii="Times New Roman" w:hAnsi="Times New Roman"/>
          <w:b/>
          <w:sz w:val="28"/>
          <w:lang w:val="en-GB"/>
        </w:rPr>
      </w:pPr>
    </w:p>
    <w:p w14:paraId="55163BF9" w14:textId="77777777" w:rsidR="00702124" w:rsidRDefault="00702124" w:rsidP="00AF3822">
      <w:pPr>
        <w:jc w:val="center"/>
        <w:rPr>
          <w:rFonts w:ascii="Times New Roman" w:hAnsi="Times New Roman"/>
          <w:b/>
          <w:sz w:val="28"/>
          <w:lang w:val="en-GB"/>
        </w:rPr>
      </w:pPr>
    </w:p>
    <w:p w14:paraId="2D73B48E" w14:textId="77777777" w:rsidR="00702124" w:rsidRDefault="00702124" w:rsidP="00AF3822">
      <w:pPr>
        <w:jc w:val="center"/>
        <w:rPr>
          <w:rFonts w:ascii="Times New Roman" w:hAnsi="Times New Roman"/>
          <w:b/>
          <w:sz w:val="28"/>
          <w:lang w:val="en-GB"/>
        </w:rPr>
      </w:pPr>
    </w:p>
    <w:p w14:paraId="6ECF3C26" w14:textId="77777777" w:rsidR="00702124" w:rsidRDefault="00702124" w:rsidP="00AF3822">
      <w:pPr>
        <w:jc w:val="center"/>
        <w:rPr>
          <w:rFonts w:ascii="Times New Roman" w:hAnsi="Times New Roman"/>
          <w:b/>
          <w:sz w:val="28"/>
          <w:lang w:val="en-GB"/>
        </w:rPr>
      </w:pPr>
    </w:p>
    <w:p w14:paraId="76BC98B8" w14:textId="77777777" w:rsidR="00702124" w:rsidRDefault="00702124" w:rsidP="00AF3822">
      <w:pPr>
        <w:jc w:val="center"/>
        <w:rPr>
          <w:rFonts w:ascii="Times New Roman" w:hAnsi="Times New Roman"/>
          <w:b/>
          <w:sz w:val="28"/>
          <w:lang w:val="en-GB"/>
        </w:rPr>
      </w:pPr>
    </w:p>
    <w:p w14:paraId="5A6E19C3" w14:textId="77777777" w:rsidR="00702124" w:rsidRDefault="00702124" w:rsidP="00AF3822">
      <w:pPr>
        <w:jc w:val="center"/>
        <w:rPr>
          <w:rFonts w:ascii="Times New Roman" w:hAnsi="Times New Roman"/>
          <w:b/>
          <w:sz w:val="28"/>
          <w:lang w:val="en-GB"/>
        </w:rPr>
      </w:pPr>
    </w:p>
    <w:p w14:paraId="288929CE" w14:textId="77777777" w:rsidR="00702124" w:rsidRDefault="00702124" w:rsidP="00AF3822">
      <w:pPr>
        <w:jc w:val="center"/>
        <w:rPr>
          <w:rFonts w:ascii="Times New Roman" w:hAnsi="Times New Roman"/>
          <w:b/>
          <w:sz w:val="28"/>
          <w:lang w:val="en-GB"/>
        </w:rPr>
      </w:pPr>
    </w:p>
    <w:p w14:paraId="24F5AB88" w14:textId="77777777" w:rsidR="00702124" w:rsidRDefault="00702124" w:rsidP="00AF3822">
      <w:pPr>
        <w:jc w:val="center"/>
        <w:rPr>
          <w:rFonts w:ascii="Times New Roman" w:hAnsi="Times New Roman"/>
          <w:b/>
          <w:sz w:val="28"/>
          <w:lang w:val="en-GB"/>
        </w:rPr>
      </w:pPr>
    </w:p>
    <w:p w14:paraId="5A21C1B1" w14:textId="77777777" w:rsidR="00702124" w:rsidRDefault="00702124" w:rsidP="00AF3822">
      <w:pPr>
        <w:jc w:val="center"/>
        <w:rPr>
          <w:rFonts w:ascii="Times New Roman" w:hAnsi="Times New Roman"/>
          <w:b/>
          <w:sz w:val="28"/>
          <w:lang w:val="en-GB"/>
        </w:rPr>
      </w:pPr>
    </w:p>
    <w:p w14:paraId="59688D34" w14:textId="4742B26B" w:rsidR="00BC7BA9" w:rsidRDefault="00702124" w:rsidP="00AF3822">
      <w:pPr>
        <w:jc w:val="center"/>
        <w:rPr>
          <w:rFonts w:ascii="Times New Roman" w:hAnsi="Times New Roman"/>
          <w:b/>
          <w:sz w:val="28"/>
          <w:lang w:val="en-GB"/>
        </w:rPr>
      </w:pPr>
      <w:r>
        <w:rPr>
          <w:rFonts w:ascii="Times New Roman" w:hAnsi="Times New Roman"/>
          <w:b/>
          <w:sz w:val="28"/>
          <w:lang w:val="en-GB"/>
        </w:rPr>
        <w:t xml:space="preserve">Version 4.0 </w:t>
      </w:r>
      <w:r w:rsidR="00221720">
        <w:rPr>
          <w:rFonts w:ascii="Times New Roman" w:hAnsi="Times New Roman"/>
          <w:b/>
          <w:sz w:val="28"/>
          <w:lang w:val="en-GB"/>
        </w:rPr>
        <w:t>8</w:t>
      </w:r>
      <w:r w:rsidR="00BC7BA9">
        <w:rPr>
          <w:rFonts w:ascii="Times New Roman" w:hAnsi="Times New Roman"/>
          <w:b/>
          <w:sz w:val="28"/>
          <w:lang w:val="en-GB"/>
        </w:rPr>
        <w:t>/</w:t>
      </w:r>
      <w:r w:rsidR="00221720">
        <w:rPr>
          <w:rFonts w:ascii="Times New Roman" w:hAnsi="Times New Roman"/>
          <w:b/>
          <w:sz w:val="28"/>
          <w:lang w:val="en-GB"/>
        </w:rPr>
        <w:t>3</w:t>
      </w:r>
      <w:r w:rsidR="00BC7BA9">
        <w:rPr>
          <w:rFonts w:ascii="Times New Roman" w:hAnsi="Times New Roman"/>
          <w:b/>
          <w:sz w:val="28"/>
          <w:lang w:val="en-GB"/>
        </w:rPr>
        <w:t>/21</w:t>
      </w:r>
    </w:p>
    <w:p w14:paraId="6F94264E" w14:textId="16BDF2E4" w:rsidR="00AF3822" w:rsidRPr="00847791" w:rsidRDefault="00BC7BA9" w:rsidP="00847791">
      <w:pPr>
        <w:overflowPunct/>
        <w:autoSpaceDE/>
        <w:autoSpaceDN/>
        <w:adjustRightInd/>
        <w:jc w:val="left"/>
        <w:textAlignment w:val="auto"/>
        <w:rPr>
          <w:rFonts w:ascii="Times New Roman" w:hAnsi="Times New Roman"/>
          <w:b/>
          <w:sz w:val="28"/>
          <w:lang w:val="en-GB"/>
        </w:rPr>
      </w:pPr>
      <w:r>
        <w:rPr>
          <w:rFonts w:ascii="Times New Roman" w:hAnsi="Times New Roman"/>
          <w:b/>
          <w:sz w:val="28"/>
          <w:lang w:val="en-GB"/>
        </w:rPr>
        <w:br w:type="page"/>
      </w:r>
    </w:p>
    <w:p w14:paraId="218E72C7"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sdt>
      <w:sdtPr>
        <w:rPr>
          <w:rFonts w:ascii="New York" w:eastAsia="Times New Roman" w:hAnsi="New York" w:cs="Times New Roman"/>
          <w:b w:val="0"/>
          <w:bCs w:val="0"/>
          <w:color w:val="auto"/>
          <w:sz w:val="24"/>
          <w:szCs w:val="20"/>
          <w:lang w:eastAsia="en-GB"/>
        </w:rPr>
        <w:id w:val="-1493329729"/>
        <w:docPartObj>
          <w:docPartGallery w:val="Table of Contents"/>
          <w:docPartUnique/>
        </w:docPartObj>
      </w:sdtPr>
      <w:sdtEndPr>
        <w:rPr>
          <w:noProof/>
        </w:rPr>
      </w:sdtEndPr>
      <w:sdtContent>
        <w:p w14:paraId="129005D3" w14:textId="10A88213" w:rsidR="00847791" w:rsidRDefault="00847791">
          <w:pPr>
            <w:pStyle w:val="TOCHeading"/>
          </w:pPr>
          <w:r>
            <w:t>Tabl</w:t>
          </w:r>
          <w:r w:rsidR="00221720">
            <w:t>e</w:t>
          </w:r>
          <w:r>
            <w:t xml:space="preserve"> of Contents</w:t>
          </w:r>
        </w:p>
        <w:p w14:paraId="6CDD4AE2" w14:textId="38D0C164" w:rsidR="009C31CC" w:rsidRDefault="00847791">
          <w:pPr>
            <w:pStyle w:val="TOC1"/>
            <w:tabs>
              <w:tab w:val="right" w:leader="dot" w:pos="8270"/>
            </w:tabs>
            <w:rPr>
              <w:rFonts w:eastAsiaTheme="minorEastAsia" w:cstheme="minorBidi"/>
              <w:b w:val="0"/>
              <w:bCs w:val="0"/>
              <w:i w:val="0"/>
              <w:iCs w:val="0"/>
              <w:noProof/>
              <w:lang w:val="en-GB"/>
            </w:rPr>
          </w:pPr>
          <w:r>
            <w:rPr>
              <w:b w:val="0"/>
              <w:bCs w:val="0"/>
            </w:rPr>
            <w:fldChar w:fldCharType="begin"/>
          </w:r>
          <w:r>
            <w:instrText xml:space="preserve"> TOC \o "1-3" \h \z \u </w:instrText>
          </w:r>
          <w:r>
            <w:rPr>
              <w:b w:val="0"/>
              <w:bCs w:val="0"/>
            </w:rPr>
            <w:fldChar w:fldCharType="separate"/>
          </w:r>
          <w:hyperlink w:anchor="_Toc66107526" w:history="1">
            <w:r w:rsidR="009C31CC" w:rsidRPr="00AB4EF0">
              <w:rPr>
                <w:rStyle w:val="Hyperlink"/>
                <w:rFonts w:ascii="Times New Roman" w:hAnsi="Times New Roman"/>
                <w:noProof/>
                <w:lang w:val="en-GB"/>
              </w:rPr>
              <w:t>0. Overview</w:t>
            </w:r>
            <w:r w:rsidR="009C31CC">
              <w:rPr>
                <w:noProof/>
                <w:webHidden/>
              </w:rPr>
              <w:tab/>
            </w:r>
            <w:r w:rsidR="009C31CC">
              <w:rPr>
                <w:noProof/>
                <w:webHidden/>
              </w:rPr>
              <w:fldChar w:fldCharType="begin"/>
            </w:r>
            <w:r w:rsidR="009C31CC">
              <w:rPr>
                <w:noProof/>
                <w:webHidden/>
              </w:rPr>
              <w:instrText xml:space="preserve"> PAGEREF _Toc66107526 \h </w:instrText>
            </w:r>
            <w:r w:rsidR="009C31CC">
              <w:rPr>
                <w:noProof/>
                <w:webHidden/>
              </w:rPr>
            </w:r>
            <w:r w:rsidR="009C31CC">
              <w:rPr>
                <w:noProof/>
                <w:webHidden/>
              </w:rPr>
              <w:fldChar w:fldCharType="separate"/>
            </w:r>
            <w:r w:rsidR="003A14DC">
              <w:rPr>
                <w:noProof/>
                <w:webHidden/>
              </w:rPr>
              <w:t>3</w:t>
            </w:r>
            <w:r w:rsidR="009C31CC">
              <w:rPr>
                <w:noProof/>
                <w:webHidden/>
              </w:rPr>
              <w:fldChar w:fldCharType="end"/>
            </w:r>
          </w:hyperlink>
        </w:p>
        <w:p w14:paraId="008EB5E5" w14:textId="10700B42" w:rsidR="009C31CC" w:rsidRDefault="00000000">
          <w:pPr>
            <w:pStyle w:val="TOC2"/>
            <w:tabs>
              <w:tab w:val="right" w:leader="dot" w:pos="8270"/>
            </w:tabs>
            <w:rPr>
              <w:rFonts w:eastAsiaTheme="minorEastAsia" w:cstheme="minorBidi"/>
              <w:b w:val="0"/>
              <w:bCs w:val="0"/>
              <w:noProof/>
              <w:sz w:val="24"/>
              <w:szCs w:val="24"/>
              <w:lang w:val="en-GB"/>
            </w:rPr>
          </w:pPr>
          <w:hyperlink w:anchor="_Toc66107527" w:history="1">
            <w:r w:rsidR="009C31CC" w:rsidRPr="00AB4EF0">
              <w:rPr>
                <w:rStyle w:val="Hyperlink"/>
                <w:rFonts w:ascii="Times New Roman" w:hAnsi="Times New Roman"/>
                <w:noProof/>
                <w:lang w:val="en-GB"/>
              </w:rPr>
              <w:t>0.1. Reference Documents</w:t>
            </w:r>
            <w:r w:rsidR="009C31CC">
              <w:rPr>
                <w:noProof/>
                <w:webHidden/>
              </w:rPr>
              <w:tab/>
            </w:r>
            <w:r w:rsidR="009C31CC">
              <w:rPr>
                <w:noProof/>
                <w:webHidden/>
              </w:rPr>
              <w:fldChar w:fldCharType="begin"/>
            </w:r>
            <w:r w:rsidR="009C31CC">
              <w:rPr>
                <w:noProof/>
                <w:webHidden/>
              </w:rPr>
              <w:instrText xml:space="preserve"> PAGEREF _Toc66107527 \h </w:instrText>
            </w:r>
            <w:r w:rsidR="009C31CC">
              <w:rPr>
                <w:noProof/>
                <w:webHidden/>
              </w:rPr>
            </w:r>
            <w:r w:rsidR="009C31CC">
              <w:rPr>
                <w:noProof/>
                <w:webHidden/>
              </w:rPr>
              <w:fldChar w:fldCharType="separate"/>
            </w:r>
            <w:r w:rsidR="003A14DC">
              <w:rPr>
                <w:noProof/>
                <w:webHidden/>
              </w:rPr>
              <w:t>3</w:t>
            </w:r>
            <w:r w:rsidR="009C31CC">
              <w:rPr>
                <w:noProof/>
                <w:webHidden/>
              </w:rPr>
              <w:fldChar w:fldCharType="end"/>
            </w:r>
          </w:hyperlink>
        </w:p>
        <w:p w14:paraId="7DE4B3FB" w14:textId="23A09D1F" w:rsidR="009C31CC" w:rsidRDefault="00000000">
          <w:pPr>
            <w:pStyle w:val="TOC2"/>
            <w:tabs>
              <w:tab w:val="right" w:leader="dot" w:pos="8270"/>
            </w:tabs>
            <w:rPr>
              <w:rFonts w:eastAsiaTheme="minorEastAsia" w:cstheme="minorBidi"/>
              <w:b w:val="0"/>
              <w:bCs w:val="0"/>
              <w:noProof/>
              <w:sz w:val="24"/>
              <w:szCs w:val="24"/>
              <w:lang w:val="en-GB"/>
            </w:rPr>
          </w:pPr>
          <w:hyperlink w:anchor="_Toc66107528" w:history="1">
            <w:r w:rsidR="009C31CC" w:rsidRPr="00AB4EF0">
              <w:rPr>
                <w:rStyle w:val="Hyperlink"/>
                <w:rFonts w:ascii="Times New Roman" w:hAnsi="Times New Roman"/>
                <w:noProof/>
              </w:rPr>
              <w:t>0.2. Defined Fonts</w:t>
            </w:r>
            <w:r w:rsidR="009C31CC">
              <w:rPr>
                <w:noProof/>
                <w:webHidden/>
              </w:rPr>
              <w:tab/>
            </w:r>
            <w:r w:rsidR="009C31CC">
              <w:rPr>
                <w:noProof/>
                <w:webHidden/>
              </w:rPr>
              <w:fldChar w:fldCharType="begin"/>
            </w:r>
            <w:r w:rsidR="009C31CC">
              <w:rPr>
                <w:noProof/>
                <w:webHidden/>
              </w:rPr>
              <w:instrText xml:space="preserve"> PAGEREF _Toc66107528 \h </w:instrText>
            </w:r>
            <w:r w:rsidR="009C31CC">
              <w:rPr>
                <w:noProof/>
                <w:webHidden/>
              </w:rPr>
            </w:r>
            <w:r w:rsidR="009C31CC">
              <w:rPr>
                <w:noProof/>
                <w:webHidden/>
              </w:rPr>
              <w:fldChar w:fldCharType="separate"/>
            </w:r>
            <w:r w:rsidR="003A14DC">
              <w:rPr>
                <w:noProof/>
                <w:webHidden/>
              </w:rPr>
              <w:t>4</w:t>
            </w:r>
            <w:r w:rsidR="009C31CC">
              <w:rPr>
                <w:noProof/>
                <w:webHidden/>
              </w:rPr>
              <w:fldChar w:fldCharType="end"/>
            </w:r>
          </w:hyperlink>
        </w:p>
        <w:p w14:paraId="49D9A151" w14:textId="3824EC4F" w:rsidR="009C31CC" w:rsidRDefault="00000000">
          <w:pPr>
            <w:pStyle w:val="TOC1"/>
            <w:tabs>
              <w:tab w:val="right" w:leader="dot" w:pos="8270"/>
            </w:tabs>
            <w:rPr>
              <w:rFonts w:eastAsiaTheme="minorEastAsia" w:cstheme="minorBidi"/>
              <w:b w:val="0"/>
              <w:bCs w:val="0"/>
              <w:i w:val="0"/>
              <w:iCs w:val="0"/>
              <w:noProof/>
              <w:lang w:val="en-GB"/>
            </w:rPr>
          </w:pPr>
          <w:hyperlink w:anchor="_Toc66107529" w:history="1">
            <w:r w:rsidR="009C31CC" w:rsidRPr="00AB4EF0">
              <w:rPr>
                <w:rStyle w:val="Hyperlink"/>
                <w:rFonts w:ascii="Times New Roman" w:hAnsi="Times New Roman"/>
                <w:noProof/>
                <w:lang w:val="en-GB"/>
              </w:rPr>
              <w:t>1. Introduction</w:t>
            </w:r>
            <w:r w:rsidR="009C31CC">
              <w:rPr>
                <w:noProof/>
                <w:webHidden/>
              </w:rPr>
              <w:tab/>
            </w:r>
            <w:r w:rsidR="009C31CC">
              <w:rPr>
                <w:noProof/>
                <w:webHidden/>
              </w:rPr>
              <w:fldChar w:fldCharType="begin"/>
            </w:r>
            <w:r w:rsidR="009C31CC">
              <w:rPr>
                <w:noProof/>
                <w:webHidden/>
              </w:rPr>
              <w:instrText xml:space="preserve"> PAGEREF _Toc66107529 \h </w:instrText>
            </w:r>
            <w:r w:rsidR="009C31CC">
              <w:rPr>
                <w:noProof/>
                <w:webHidden/>
              </w:rPr>
            </w:r>
            <w:r w:rsidR="009C31CC">
              <w:rPr>
                <w:noProof/>
                <w:webHidden/>
              </w:rPr>
              <w:fldChar w:fldCharType="separate"/>
            </w:r>
            <w:r w:rsidR="003A14DC">
              <w:rPr>
                <w:noProof/>
                <w:webHidden/>
              </w:rPr>
              <w:t>5</w:t>
            </w:r>
            <w:r w:rsidR="009C31CC">
              <w:rPr>
                <w:noProof/>
                <w:webHidden/>
              </w:rPr>
              <w:fldChar w:fldCharType="end"/>
            </w:r>
          </w:hyperlink>
        </w:p>
        <w:p w14:paraId="3D0E6C7A" w14:textId="08223F6E" w:rsidR="009C31CC" w:rsidRDefault="00000000">
          <w:pPr>
            <w:pStyle w:val="TOC2"/>
            <w:tabs>
              <w:tab w:val="right" w:leader="dot" w:pos="8270"/>
            </w:tabs>
            <w:rPr>
              <w:rFonts w:eastAsiaTheme="minorEastAsia" w:cstheme="minorBidi"/>
              <w:b w:val="0"/>
              <w:bCs w:val="0"/>
              <w:noProof/>
              <w:sz w:val="24"/>
              <w:szCs w:val="24"/>
              <w:lang w:val="en-GB"/>
            </w:rPr>
          </w:pPr>
          <w:hyperlink w:anchor="_Toc66107530" w:history="1">
            <w:r w:rsidR="009C31CC" w:rsidRPr="00AB4EF0">
              <w:rPr>
                <w:rStyle w:val="Hyperlink"/>
                <w:rFonts w:ascii="Times New Roman" w:hAnsi="Times New Roman"/>
                <w:noProof/>
                <w:lang w:val="en-GB"/>
              </w:rPr>
              <w:t>1.1 Location of Code and Reference Files</w:t>
            </w:r>
            <w:r w:rsidR="009C31CC">
              <w:rPr>
                <w:noProof/>
                <w:webHidden/>
              </w:rPr>
              <w:tab/>
            </w:r>
            <w:r w:rsidR="009C31CC">
              <w:rPr>
                <w:noProof/>
                <w:webHidden/>
              </w:rPr>
              <w:fldChar w:fldCharType="begin"/>
            </w:r>
            <w:r w:rsidR="009C31CC">
              <w:rPr>
                <w:noProof/>
                <w:webHidden/>
              </w:rPr>
              <w:instrText xml:space="preserve"> PAGEREF _Toc66107530 \h </w:instrText>
            </w:r>
            <w:r w:rsidR="009C31CC">
              <w:rPr>
                <w:noProof/>
                <w:webHidden/>
              </w:rPr>
            </w:r>
            <w:r w:rsidR="009C31CC">
              <w:rPr>
                <w:noProof/>
                <w:webHidden/>
              </w:rPr>
              <w:fldChar w:fldCharType="separate"/>
            </w:r>
            <w:r w:rsidR="003A14DC">
              <w:rPr>
                <w:noProof/>
                <w:webHidden/>
              </w:rPr>
              <w:t>7</w:t>
            </w:r>
            <w:r w:rsidR="009C31CC">
              <w:rPr>
                <w:noProof/>
                <w:webHidden/>
              </w:rPr>
              <w:fldChar w:fldCharType="end"/>
            </w:r>
          </w:hyperlink>
        </w:p>
        <w:p w14:paraId="6D646C2B" w14:textId="7618245B" w:rsidR="009C31CC" w:rsidRDefault="00000000">
          <w:pPr>
            <w:pStyle w:val="TOC1"/>
            <w:tabs>
              <w:tab w:val="right" w:leader="dot" w:pos="8270"/>
            </w:tabs>
            <w:rPr>
              <w:rFonts w:eastAsiaTheme="minorEastAsia" w:cstheme="minorBidi"/>
              <w:b w:val="0"/>
              <w:bCs w:val="0"/>
              <w:i w:val="0"/>
              <w:iCs w:val="0"/>
              <w:noProof/>
              <w:lang w:val="en-GB"/>
            </w:rPr>
          </w:pPr>
          <w:hyperlink w:anchor="_Toc66107531" w:history="1">
            <w:r w:rsidR="009C31CC" w:rsidRPr="00AB4EF0">
              <w:rPr>
                <w:rStyle w:val="Hyperlink"/>
                <w:rFonts w:ascii="Times New Roman" w:hAnsi="Times New Roman"/>
                <w:noProof/>
                <w:lang w:val="en-GB"/>
              </w:rPr>
              <w:t>2 Atmospheric T, P and VMR Profile Files (.prf)</w:t>
            </w:r>
            <w:r w:rsidR="009C31CC">
              <w:rPr>
                <w:noProof/>
                <w:webHidden/>
              </w:rPr>
              <w:tab/>
            </w:r>
            <w:r w:rsidR="009C31CC">
              <w:rPr>
                <w:noProof/>
                <w:webHidden/>
              </w:rPr>
              <w:fldChar w:fldCharType="begin"/>
            </w:r>
            <w:r w:rsidR="009C31CC">
              <w:rPr>
                <w:noProof/>
                <w:webHidden/>
              </w:rPr>
              <w:instrText xml:space="preserve"> PAGEREF _Toc66107531 \h </w:instrText>
            </w:r>
            <w:r w:rsidR="009C31CC">
              <w:rPr>
                <w:noProof/>
                <w:webHidden/>
              </w:rPr>
            </w:r>
            <w:r w:rsidR="009C31CC">
              <w:rPr>
                <w:noProof/>
                <w:webHidden/>
              </w:rPr>
              <w:fldChar w:fldCharType="separate"/>
            </w:r>
            <w:r w:rsidR="003A14DC">
              <w:rPr>
                <w:noProof/>
                <w:webHidden/>
              </w:rPr>
              <w:t>8</w:t>
            </w:r>
            <w:r w:rsidR="009C31CC">
              <w:rPr>
                <w:noProof/>
                <w:webHidden/>
              </w:rPr>
              <w:fldChar w:fldCharType="end"/>
            </w:r>
          </w:hyperlink>
        </w:p>
        <w:p w14:paraId="4096A462" w14:textId="4F6D17DD" w:rsidR="009C31CC" w:rsidRDefault="00000000">
          <w:pPr>
            <w:pStyle w:val="TOC3"/>
            <w:tabs>
              <w:tab w:val="right" w:leader="dot" w:pos="8270"/>
            </w:tabs>
            <w:rPr>
              <w:rFonts w:eastAsiaTheme="minorEastAsia" w:cstheme="minorBidi"/>
              <w:noProof/>
              <w:sz w:val="24"/>
              <w:szCs w:val="24"/>
              <w:lang w:val="en-GB"/>
            </w:rPr>
          </w:pPr>
          <w:hyperlink w:anchor="_Toc66107532" w:history="1">
            <w:r w:rsidR="009C31CC" w:rsidRPr="00AB4EF0">
              <w:rPr>
                <w:rStyle w:val="Hyperlink"/>
                <w:rFonts w:ascii="Times New Roman" w:hAnsi="Times New Roman"/>
                <w:b/>
                <w:noProof/>
                <w:lang w:val="en-GB"/>
              </w:rPr>
              <w:t>2.1 Profile</w:t>
            </w:r>
            <w:r w:rsidR="009C31CC">
              <w:rPr>
                <w:noProof/>
                <w:webHidden/>
              </w:rPr>
              <w:tab/>
            </w:r>
            <w:r w:rsidR="009C31CC">
              <w:rPr>
                <w:noProof/>
                <w:webHidden/>
              </w:rPr>
              <w:fldChar w:fldCharType="begin"/>
            </w:r>
            <w:r w:rsidR="009C31CC">
              <w:rPr>
                <w:noProof/>
                <w:webHidden/>
              </w:rPr>
              <w:instrText xml:space="preserve"> PAGEREF _Toc66107532 \h </w:instrText>
            </w:r>
            <w:r w:rsidR="009C31CC">
              <w:rPr>
                <w:noProof/>
                <w:webHidden/>
              </w:rPr>
            </w:r>
            <w:r w:rsidR="009C31CC">
              <w:rPr>
                <w:noProof/>
                <w:webHidden/>
              </w:rPr>
              <w:fldChar w:fldCharType="separate"/>
            </w:r>
            <w:r w:rsidR="003A14DC">
              <w:rPr>
                <w:noProof/>
                <w:webHidden/>
              </w:rPr>
              <w:t>9</w:t>
            </w:r>
            <w:r w:rsidR="009C31CC">
              <w:rPr>
                <w:noProof/>
                <w:webHidden/>
              </w:rPr>
              <w:fldChar w:fldCharType="end"/>
            </w:r>
          </w:hyperlink>
        </w:p>
        <w:p w14:paraId="6E2D19B1" w14:textId="5C25B095" w:rsidR="009C31CC" w:rsidRDefault="00000000">
          <w:pPr>
            <w:pStyle w:val="TOC1"/>
            <w:tabs>
              <w:tab w:val="right" w:leader="dot" w:pos="8270"/>
            </w:tabs>
            <w:rPr>
              <w:rFonts w:eastAsiaTheme="minorEastAsia" w:cstheme="minorBidi"/>
              <w:b w:val="0"/>
              <w:bCs w:val="0"/>
              <w:i w:val="0"/>
              <w:iCs w:val="0"/>
              <w:noProof/>
              <w:lang w:val="en-GB"/>
            </w:rPr>
          </w:pPr>
          <w:hyperlink w:anchor="_Toc66107533" w:history="1">
            <w:r w:rsidR="009C31CC" w:rsidRPr="00AB4EF0">
              <w:rPr>
                <w:rStyle w:val="Hyperlink"/>
                <w:rFonts w:ascii="Times New Roman" w:hAnsi="Times New Roman"/>
                <w:noProof/>
                <w:lang w:val="en-GB"/>
              </w:rPr>
              <w:t>3. Dust/Aerosol Profiles</w:t>
            </w:r>
            <w:r w:rsidR="009C31CC">
              <w:rPr>
                <w:noProof/>
                <w:webHidden/>
              </w:rPr>
              <w:tab/>
            </w:r>
            <w:r w:rsidR="009C31CC">
              <w:rPr>
                <w:noProof/>
                <w:webHidden/>
              </w:rPr>
              <w:fldChar w:fldCharType="begin"/>
            </w:r>
            <w:r w:rsidR="009C31CC">
              <w:rPr>
                <w:noProof/>
                <w:webHidden/>
              </w:rPr>
              <w:instrText xml:space="preserve"> PAGEREF _Toc66107533 \h </w:instrText>
            </w:r>
            <w:r w:rsidR="009C31CC">
              <w:rPr>
                <w:noProof/>
                <w:webHidden/>
              </w:rPr>
            </w:r>
            <w:r w:rsidR="009C31CC">
              <w:rPr>
                <w:noProof/>
                <w:webHidden/>
              </w:rPr>
              <w:fldChar w:fldCharType="separate"/>
            </w:r>
            <w:r w:rsidR="003A14DC">
              <w:rPr>
                <w:noProof/>
                <w:webHidden/>
              </w:rPr>
              <w:t>12</w:t>
            </w:r>
            <w:r w:rsidR="009C31CC">
              <w:rPr>
                <w:noProof/>
                <w:webHidden/>
              </w:rPr>
              <w:fldChar w:fldCharType="end"/>
            </w:r>
          </w:hyperlink>
        </w:p>
        <w:p w14:paraId="533F9030" w14:textId="2D4B17F7" w:rsidR="009C31CC" w:rsidRDefault="00000000">
          <w:pPr>
            <w:pStyle w:val="TOC1"/>
            <w:tabs>
              <w:tab w:val="right" w:leader="dot" w:pos="8270"/>
            </w:tabs>
            <w:rPr>
              <w:rFonts w:eastAsiaTheme="minorEastAsia" w:cstheme="minorBidi"/>
              <w:b w:val="0"/>
              <w:bCs w:val="0"/>
              <w:i w:val="0"/>
              <w:iCs w:val="0"/>
              <w:noProof/>
              <w:lang w:val="en-GB"/>
            </w:rPr>
          </w:pPr>
          <w:hyperlink w:anchor="_Toc66107534" w:history="1">
            <w:r w:rsidR="009C31CC" w:rsidRPr="00AB4EF0">
              <w:rPr>
                <w:rStyle w:val="Hyperlink"/>
                <w:rFonts w:ascii="Times New Roman" w:hAnsi="Times New Roman"/>
                <w:noProof/>
                <w:lang w:val="en-GB"/>
              </w:rPr>
              <w:t>4. Path</w:t>
            </w:r>
            <w:r w:rsidR="009C31CC">
              <w:rPr>
                <w:noProof/>
                <w:webHidden/>
              </w:rPr>
              <w:tab/>
            </w:r>
            <w:r w:rsidR="009C31CC">
              <w:rPr>
                <w:noProof/>
                <w:webHidden/>
              </w:rPr>
              <w:fldChar w:fldCharType="begin"/>
            </w:r>
            <w:r w:rsidR="009C31CC">
              <w:rPr>
                <w:noProof/>
                <w:webHidden/>
              </w:rPr>
              <w:instrText xml:space="preserve"> PAGEREF _Toc66107534 \h </w:instrText>
            </w:r>
            <w:r w:rsidR="009C31CC">
              <w:rPr>
                <w:noProof/>
                <w:webHidden/>
              </w:rPr>
            </w:r>
            <w:r w:rsidR="009C31CC">
              <w:rPr>
                <w:noProof/>
                <w:webHidden/>
              </w:rPr>
              <w:fldChar w:fldCharType="separate"/>
            </w:r>
            <w:r w:rsidR="003A14DC">
              <w:rPr>
                <w:noProof/>
                <w:webHidden/>
              </w:rPr>
              <w:t>14</w:t>
            </w:r>
            <w:r w:rsidR="009C31CC">
              <w:rPr>
                <w:noProof/>
                <w:webHidden/>
              </w:rPr>
              <w:fldChar w:fldCharType="end"/>
            </w:r>
          </w:hyperlink>
        </w:p>
        <w:p w14:paraId="488B6910" w14:textId="08469586" w:rsidR="009C31CC" w:rsidRDefault="00000000">
          <w:pPr>
            <w:pStyle w:val="TOC2"/>
            <w:tabs>
              <w:tab w:val="right" w:leader="dot" w:pos="8270"/>
            </w:tabs>
            <w:rPr>
              <w:rFonts w:eastAsiaTheme="minorEastAsia" w:cstheme="minorBidi"/>
              <w:b w:val="0"/>
              <w:bCs w:val="0"/>
              <w:noProof/>
              <w:sz w:val="24"/>
              <w:szCs w:val="24"/>
              <w:lang w:val="en-GB"/>
            </w:rPr>
          </w:pPr>
          <w:hyperlink w:anchor="_Toc66107535" w:history="1">
            <w:r w:rsidR="009C31CC" w:rsidRPr="00AB4EF0">
              <w:rPr>
                <w:rStyle w:val="Hyperlink"/>
                <w:rFonts w:ascii="Times New Roman" w:hAnsi="Times New Roman"/>
                <w:noProof/>
                <w:lang w:val="en-GB"/>
              </w:rPr>
              <w:t>4.1 Layers</w:t>
            </w:r>
            <w:r w:rsidR="009C31CC">
              <w:rPr>
                <w:noProof/>
                <w:webHidden/>
              </w:rPr>
              <w:tab/>
            </w:r>
            <w:r w:rsidR="009C31CC">
              <w:rPr>
                <w:noProof/>
                <w:webHidden/>
              </w:rPr>
              <w:fldChar w:fldCharType="begin"/>
            </w:r>
            <w:r w:rsidR="009C31CC">
              <w:rPr>
                <w:noProof/>
                <w:webHidden/>
              </w:rPr>
              <w:instrText xml:space="preserve"> PAGEREF _Toc66107535 \h </w:instrText>
            </w:r>
            <w:r w:rsidR="009C31CC">
              <w:rPr>
                <w:noProof/>
                <w:webHidden/>
              </w:rPr>
            </w:r>
            <w:r w:rsidR="009C31CC">
              <w:rPr>
                <w:noProof/>
                <w:webHidden/>
              </w:rPr>
              <w:fldChar w:fldCharType="separate"/>
            </w:r>
            <w:r w:rsidR="003A14DC">
              <w:rPr>
                <w:noProof/>
                <w:webHidden/>
              </w:rPr>
              <w:t>14</w:t>
            </w:r>
            <w:r w:rsidR="009C31CC">
              <w:rPr>
                <w:noProof/>
                <w:webHidden/>
              </w:rPr>
              <w:fldChar w:fldCharType="end"/>
            </w:r>
          </w:hyperlink>
        </w:p>
        <w:p w14:paraId="274A6CAC" w14:textId="1779B357" w:rsidR="009C31CC" w:rsidRDefault="00000000">
          <w:pPr>
            <w:pStyle w:val="TOC2"/>
            <w:tabs>
              <w:tab w:val="right" w:leader="dot" w:pos="8270"/>
            </w:tabs>
            <w:rPr>
              <w:rFonts w:eastAsiaTheme="minorEastAsia" w:cstheme="minorBidi"/>
              <w:b w:val="0"/>
              <w:bCs w:val="0"/>
              <w:noProof/>
              <w:sz w:val="24"/>
              <w:szCs w:val="24"/>
              <w:lang w:val="en-GB"/>
            </w:rPr>
          </w:pPr>
          <w:hyperlink w:anchor="_Toc66107536" w:history="1">
            <w:r w:rsidR="009C31CC" w:rsidRPr="00AB4EF0">
              <w:rPr>
                <w:rStyle w:val="Hyperlink"/>
                <w:rFonts w:ascii="Times New Roman" w:hAnsi="Times New Roman"/>
                <w:noProof/>
                <w:lang w:val="en-GB"/>
              </w:rPr>
              <w:t>4.2 Paths</w:t>
            </w:r>
            <w:r w:rsidR="009C31CC">
              <w:rPr>
                <w:noProof/>
                <w:webHidden/>
              </w:rPr>
              <w:tab/>
            </w:r>
            <w:r w:rsidR="009C31CC">
              <w:rPr>
                <w:noProof/>
                <w:webHidden/>
              </w:rPr>
              <w:fldChar w:fldCharType="begin"/>
            </w:r>
            <w:r w:rsidR="009C31CC">
              <w:rPr>
                <w:noProof/>
                <w:webHidden/>
              </w:rPr>
              <w:instrText xml:space="preserve"> PAGEREF _Toc66107536 \h </w:instrText>
            </w:r>
            <w:r w:rsidR="009C31CC">
              <w:rPr>
                <w:noProof/>
                <w:webHidden/>
              </w:rPr>
            </w:r>
            <w:r w:rsidR="009C31CC">
              <w:rPr>
                <w:noProof/>
                <w:webHidden/>
              </w:rPr>
              <w:fldChar w:fldCharType="separate"/>
            </w:r>
            <w:r w:rsidR="003A14DC">
              <w:rPr>
                <w:noProof/>
                <w:webHidden/>
              </w:rPr>
              <w:t>16</w:t>
            </w:r>
            <w:r w:rsidR="009C31CC">
              <w:rPr>
                <w:noProof/>
                <w:webHidden/>
              </w:rPr>
              <w:fldChar w:fldCharType="end"/>
            </w:r>
          </w:hyperlink>
        </w:p>
        <w:p w14:paraId="6D37BE80" w14:textId="1A460A24" w:rsidR="009C31CC" w:rsidRDefault="00000000">
          <w:pPr>
            <w:pStyle w:val="TOC2"/>
            <w:tabs>
              <w:tab w:val="right" w:leader="dot" w:pos="8270"/>
            </w:tabs>
            <w:rPr>
              <w:rFonts w:eastAsiaTheme="minorEastAsia" w:cstheme="minorBidi"/>
              <w:b w:val="0"/>
              <w:bCs w:val="0"/>
              <w:noProof/>
              <w:sz w:val="24"/>
              <w:szCs w:val="24"/>
              <w:lang w:val="en-GB"/>
            </w:rPr>
          </w:pPr>
          <w:hyperlink w:anchor="_Toc66107537" w:history="1">
            <w:r w:rsidR="009C31CC" w:rsidRPr="00AB4EF0">
              <w:rPr>
                <w:rStyle w:val="Hyperlink"/>
                <w:rFonts w:ascii="Times New Roman" w:hAnsi="Times New Roman"/>
                <w:noProof/>
                <w:lang w:val="en-GB"/>
              </w:rPr>
              <w:t>4.3 Calculation Types</w:t>
            </w:r>
            <w:r w:rsidR="009C31CC">
              <w:rPr>
                <w:noProof/>
                <w:webHidden/>
              </w:rPr>
              <w:tab/>
            </w:r>
            <w:r w:rsidR="009C31CC">
              <w:rPr>
                <w:noProof/>
                <w:webHidden/>
              </w:rPr>
              <w:fldChar w:fldCharType="begin"/>
            </w:r>
            <w:r w:rsidR="009C31CC">
              <w:rPr>
                <w:noProof/>
                <w:webHidden/>
              </w:rPr>
              <w:instrText xml:space="preserve"> PAGEREF _Toc66107537 \h </w:instrText>
            </w:r>
            <w:r w:rsidR="009C31CC">
              <w:rPr>
                <w:noProof/>
                <w:webHidden/>
              </w:rPr>
            </w:r>
            <w:r w:rsidR="009C31CC">
              <w:rPr>
                <w:noProof/>
                <w:webHidden/>
              </w:rPr>
              <w:fldChar w:fldCharType="separate"/>
            </w:r>
            <w:r w:rsidR="003A14DC">
              <w:rPr>
                <w:noProof/>
                <w:webHidden/>
              </w:rPr>
              <w:t>17</w:t>
            </w:r>
            <w:r w:rsidR="009C31CC">
              <w:rPr>
                <w:noProof/>
                <w:webHidden/>
              </w:rPr>
              <w:fldChar w:fldCharType="end"/>
            </w:r>
          </w:hyperlink>
        </w:p>
        <w:p w14:paraId="0E94214D" w14:textId="6CC449D5" w:rsidR="009C31CC" w:rsidRDefault="00000000">
          <w:pPr>
            <w:pStyle w:val="TOC2"/>
            <w:tabs>
              <w:tab w:val="right" w:leader="dot" w:pos="8270"/>
            </w:tabs>
            <w:rPr>
              <w:rFonts w:eastAsiaTheme="minorEastAsia" w:cstheme="minorBidi"/>
              <w:b w:val="0"/>
              <w:bCs w:val="0"/>
              <w:noProof/>
              <w:sz w:val="24"/>
              <w:szCs w:val="24"/>
              <w:lang w:val="en-GB"/>
            </w:rPr>
          </w:pPr>
          <w:hyperlink w:anchor="_Toc66107538" w:history="1">
            <w:r w:rsidR="009C31CC" w:rsidRPr="00AB4EF0">
              <w:rPr>
                <w:rStyle w:val="Hyperlink"/>
                <w:rFonts w:ascii="Times New Roman" w:hAnsi="Times New Roman"/>
                <w:noProof/>
                <w:lang w:val="en-GB"/>
              </w:rPr>
              <w:t>4.4 Path File Format</w:t>
            </w:r>
            <w:r w:rsidR="009C31CC">
              <w:rPr>
                <w:noProof/>
                <w:webHidden/>
              </w:rPr>
              <w:tab/>
            </w:r>
            <w:r w:rsidR="009C31CC">
              <w:rPr>
                <w:noProof/>
                <w:webHidden/>
              </w:rPr>
              <w:fldChar w:fldCharType="begin"/>
            </w:r>
            <w:r w:rsidR="009C31CC">
              <w:rPr>
                <w:noProof/>
                <w:webHidden/>
              </w:rPr>
              <w:instrText xml:space="preserve"> PAGEREF _Toc66107538 \h </w:instrText>
            </w:r>
            <w:r w:rsidR="009C31CC">
              <w:rPr>
                <w:noProof/>
                <w:webHidden/>
              </w:rPr>
            </w:r>
            <w:r w:rsidR="009C31CC">
              <w:rPr>
                <w:noProof/>
                <w:webHidden/>
              </w:rPr>
              <w:fldChar w:fldCharType="separate"/>
            </w:r>
            <w:r w:rsidR="003A14DC">
              <w:rPr>
                <w:noProof/>
                <w:webHidden/>
              </w:rPr>
              <w:t>18</w:t>
            </w:r>
            <w:r w:rsidR="009C31CC">
              <w:rPr>
                <w:noProof/>
                <w:webHidden/>
              </w:rPr>
              <w:fldChar w:fldCharType="end"/>
            </w:r>
          </w:hyperlink>
        </w:p>
        <w:p w14:paraId="63CE308E" w14:textId="6B3C429A" w:rsidR="009C31CC" w:rsidRDefault="00000000">
          <w:pPr>
            <w:pStyle w:val="TOC2"/>
            <w:tabs>
              <w:tab w:val="right" w:leader="dot" w:pos="8270"/>
            </w:tabs>
            <w:rPr>
              <w:rFonts w:eastAsiaTheme="minorEastAsia" w:cstheme="minorBidi"/>
              <w:b w:val="0"/>
              <w:bCs w:val="0"/>
              <w:noProof/>
              <w:sz w:val="24"/>
              <w:szCs w:val="24"/>
              <w:lang w:val="en-GB"/>
            </w:rPr>
          </w:pPr>
          <w:hyperlink w:anchor="_Toc66107539" w:history="1">
            <w:r w:rsidR="009C31CC" w:rsidRPr="00AB4EF0">
              <w:rPr>
                <w:rStyle w:val="Hyperlink"/>
                <w:rFonts w:ascii="Times New Roman" w:hAnsi="Times New Roman"/>
                <w:noProof/>
                <w:lang w:val="en-GB"/>
              </w:rPr>
              <w:t>4.5 Running Path</w:t>
            </w:r>
            <w:r w:rsidR="009C31CC">
              <w:rPr>
                <w:noProof/>
                <w:webHidden/>
              </w:rPr>
              <w:tab/>
            </w:r>
            <w:r w:rsidR="009C31CC">
              <w:rPr>
                <w:noProof/>
                <w:webHidden/>
              </w:rPr>
              <w:fldChar w:fldCharType="begin"/>
            </w:r>
            <w:r w:rsidR="009C31CC">
              <w:rPr>
                <w:noProof/>
                <w:webHidden/>
              </w:rPr>
              <w:instrText xml:space="preserve"> PAGEREF _Toc66107539 \h </w:instrText>
            </w:r>
            <w:r w:rsidR="009C31CC">
              <w:rPr>
                <w:noProof/>
                <w:webHidden/>
              </w:rPr>
            </w:r>
            <w:r w:rsidR="009C31CC">
              <w:rPr>
                <w:noProof/>
                <w:webHidden/>
              </w:rPr>
              <w:fldChar w:fldCharType="separate"/>
            </w:r>
            <w:r w:rsidR="003A14DC">
              <w:rPr>
                <w:noProof/>
                <w:webHidden/>
              </w:rPr>
              <w:t>26</w:t>
            </w:r>
            <w:r w:rsidR="009C31CC">
              <w:rPr>
                <w:noProof/>
                <w:webHidden/>
              </w:rPr>
              <w:fldChar w:fldCharType="end"/>
            </w:r>
          </w:hyperlink>
        </w:p>
        <w:p w14:paraId="7829B084" w14:textId="3D04D296" w:rsidR="009C31CC" w:rsidRDefault="00000000">
          <w:pPr>
            <w:pStyle w:val="TOC2"/>
            <w:tabs>
              <w:tab w:val="right" w:leader="dot" w:pos="8270"/>
            </w:tabs>
            <w:rPr>
              <w:rFonts w:eastAsiaTheme="minorEastAsia" w:cstheme="minorBidi"/>
              <w:b w:val="0"/>
              <w:bCs w:val="0"/>
              <w:noProof/>
              <w:sz w:val="24"/>
              <w:szCs w:val="24"/>
              <w:lang w:val="en-GB"/>
            </w:rPr>
          </w:pPr>
          <w:hyperlink w:anchor="_Toc66107540" w:history="1">
            <w:r w:rsidR="009C31CC" w:rsidRPr="00AB4EF0">
              <w:rPr>
                <w:rStyle w:val="Hyperlink"/>
                <w:rFonts w:ascii="Times New Roman" w:hAnsi="Times New Roman"/>
                <w:noProof/>
                <w:lang w:val="en-GB"/>
              </w:rPr>
              <w:t>4.6 Non-LTE</w:t>
            </w:r>
            <w:r w:rsidR="009C31CC">
              <w:rPr>
                <w:noProof/>
                <w:webHidden/>
              </w:rPr>
              <w:tab/>
            </w:r>
            <w:r w:rsidR="009C31CC">
              <w:rPr>
                <w:noProof/>
                <w:webHidden/>
              </w:rPr>
              <w:fldChar w:fldCharType="begin"/>
            </w:r>
            <w:r w:rsidR="009C31CC">
              <w:rPr>
                <w:noProof/>
                <w:webHidden/>
              </w:rPr>
              <w:instrText xml:space="preserve"> PAGEREF _Toc66107540 \h </w:instrText>
            </w:r>
            <w:r w:rsidR="009C31CC">
              <w:rPr>
                <w:noProof/>
                <w:webHidden/>
              </w:rPr>
            </w:r>
            <w:r w:rsidR="009C31CC">
              <w:rPr>
                <w:noProof/>
                <w:webHidden/>
              </w:rPr>
              <w:fldChar w:fldCharType="separate"/>
            </w:r>
            <w:r w:rsidR="003A14DC">
              <w:rPr>
                <w:noProof/>
                <w:webHidden/>
              </w:rPr>
              <w:t>27</w:t>
            </w:r>
            <w:r w:rsidR="009C31CC">
              <w:rPr>
                <w:noProof/>
                <w:webHidden/>
              </w:rPr>
              <w:fldChar w:fldCharType="end"/>
            </w:r>
          </w:hyperlink>
        </w:p>
        <w:p w14:paraId="7265BE99" w14:textId="5BB5A5FE" w:rsidR="009C31CC" w:rsidRDefault="00000000">
          <w:pPr>
            <w:pStyle w:val="TOC1"/>
            <w:tabs>
              <w:tab w:val="right" w:leader="dot" w:pos="8270"/>
            </w:tabs>
            <w:rPr>
              <w:rFonts w:eastAsiaTheme="minorEastAsia" w:cstheme="minorBidi"/>
              <w:b w:val="0"/>
              <w:bCs w:val="0"/>
              <w:i w:val="0"/>
              <w:iCs w:val="0"/>
              <w:noProof/>
              <w:lang w:val="en-GB"/>
            </w:rPr>
          </w:pPr>
          <w:hyperlink w:anchor="_Toc66107541" w:history="1">
            <w:r w:rsidR="009C31CC" w:rsidRPr="00AB4EF0">
              <w:rPr>
                <w:rStyle w:val="Hyperlink"/>
                <w:rFonts w:ascii="Times New Roman" w:hAnsi="Times New Roman"/>
                <w:noProof/>
                <w:lang w:val="en-GB"/>
              </w:rPr>
              <w:t>5. Radtrans</w:t>
            </w:r>
            <w:r w:rsidR="009C31CC">
              <w:rPr>
                <w:noProof/>
                <w:webHidden/>
              </w:rPr>
              <w:tab/>
            </w:r>
            <w:r w:rsidR="009C31CC">
              <w:rPr>
                <w:noProof/>
                <w:webHidden/>
              </w:rPr>
              <w:fldChar w:fldCharType="begin"/>
            </w:r>
            <w:r w:rsidR="009C31CC">
              <w:rPr>
                <w:noProof/>
                <w:webHidden/>
              </w:rPr>
              <w:instrText xml:space="preserve"> PAGEREF _Toc66107541 \h </w:instrText>
            </w:r>
            <w:r w:rsidR="009C31CC">
              <w:rPr>
                <w:noProof/>
                <w:webHidden/>
              </w:rPr>
            </w:r>
            <w:r w:rsidR="009C31CC">
              <w:rPr>
                <w:noProof/>
                <w:webHidden/>
              </w:rPr>
              <w:fldChar w:fldCharType="separate"/>
            </w:r>
            <w:r w:rsidR="003A14DC">
              <w:rPr>
                <w:noProof/>
                <w:webHidden/>
              </w:rPr>
              <w:t>28</w:t>
            </w:r>
            <w:r w:rsidR="009C31CC">
              <w:rPr>
                <w:noProof/>
                <w:webHidden/>
              </w:rPr>
              <w:fldChar w:fldCharType="end"/>
            </w:r>
          </w:hyperlink>
        </w:p>
        <w:p w14:paraId="444DDD28" w14:textId="437F306A" w:rsidR="009C31CC" w:rsidRDefault="00000000">
          <w:pPr>
            <w:pStyle w:val="TOC2"/>
            <w:tabs>
              <w:tab w:val="left" w:pos="2747"/>
              <w:tab w:val="right" w:leader="dot" w:pos="8270"/>
            </w:tabs>
            <w:rPr>
              <w:rFonts w:eastAsiaTheme="minorEastAsia" w:cstheme="minorBidi"/>
              <w:b w:val="0"/>
              <w:bCs w:val="0"/>
              <w:noProof/>
              <w:sz w:val="24"/>
              <w:szCs w:val="24"/>
              <w:lang w:val="en-GB"/>
            </w:rPr>
          </w:pPr>
          <w:hyperlink w:anchor="_Toc66107542" w:history="1">
            <w:r w:rsidR="009C31CC" w:rsidRPr="00AB4EF0">
              <w:rPr>
                <w:rStyle w:val="Hyperlink"/>
                <w:rFonts w:ascii="Times New Roman" w:hAnsi="Times New Roman"/>
                <w:noProof/>
                <w:lang w:val="en-GB"/>
              </w:rPr>
              <w:t>5.1 Line by Line Models</w:t>
            </w:r>
            <w:r w:rsidR="009C31CC">
              <w:rPr>
                <w:rFonts w:eastAsiaTheme="minorEastAsia" w:cstheme="minorBidi"/>
                <w:b w:val="0"/>
                <w:bCs w:val="0"/>
                <w:noProof/>
                <w:sz w:val="24"/>
                <w:szCs w:val="24"/>
                <w:lang w:val="en-GB"/>
              </w:rPr>
              <w:tab/>
            </w:r>
            <w:r w:rsidR="009C31CC" w:rsidRPr="00AB4EF0">
              <w:rPr>
                <w:rStyle w:val="Hyperlink"/>
                <w:rFonts w:ascii="Times New Roman" w:hAnsi="Times New Roman"/>
                <w:noProof/>
                <w:lang w:val="en-GB"/>
              </w:rPr>
              <w:t>ICONV&lt;10</w:t>
            </w:r>
            <w:r w:rsidR="009C31CC">
              <w:rPr>
                <w:noProof/>
                <w:webHidden/>
              </w:rPr>
              <w:tab/>
            </w:r>
            <w:r w:rsidR="009C31CC">
              <w:rPr>
                <w:noProof/>
                <w:webHidden/>
              </w:rPr>
              <w:fldChar w:fldCharType="begin"/>
            </w:r>
            <w:r w:rsidR="009C31CC">
              <w:rPr>
                <w:noProof/>
                <w:webHidden/>
              </w:rPr>
              <w:instrText xml:space="preserve"> PAGEREF _Toc66107542 \h </w:instrText>
            </w:r>
            <w:r w:rsidR="009C31CC">
              <w:rPr>
                <w:noProof/>
                <w:webHidden/>
              </w:rPr>
            </w:r>
            <w:r w:rsidR="009C31CC">
              <w:rPr>
                <w:noProof/>
                <w:webHidden/>
              </w:rPr>
              <w:fldChar w:fldCharType="separate"/>
            </w:r>
            <w:r w:rsidR="003A14DC">
              <w:rPr>
                <w:noProof/>
                <w:webHidden/>
              </w:rPr>
              <w:t>29</w:t>
            </w:r>
            <w:r w:rsidR="009C31CC">
              <w:rPr>
                <w:noProof/>
                <w:webHidden/>
              </w:rPr>
              <w:fldChar w:fldCharType="end"/>
            </w:r>
          </w:hyperlink>
        </w:p>
        <w:p w14:paraId="7A2A1ED2" w14:textId="6BED78F4" w:rsidR="009C31CC" w:rsidRDefault="00000000">
          <w:pPr>
            <w:pStyle w:val="TOC3"/>
            <w:tabs>
              <w:tab w:val="right" w:leader="dot" w:pos="8270"/>
            </w:tabs>
            <w:rPr>
              <w:rFonts w:eastAsiaTheme="minorEastAsia" w:cstheme="minorBidi"/>
              <w:noProof/>
              <w:sz w:val="24"/>
              <w:szCs w:val="24"/>
              <w:lang w:val="en-GB"/>
            </w:rPr>
          </w:pPr>
          <w:hyperlink w:anchor="_Toc66107543" w:history="1">
            <w:r w:rsidR="009C31CC" w:rsidRPr="00AB4EF0">
              <w:rPr>
                <w:rStyle w:val="Hyperlink"/>
                <w:rFonts w:ascii="Times New Roman" w:hAnsi="Times New Roman"/>
                <w:b/>
                <w:noProof/>
                <w:lang w:val="en-GB"/>
              </w:rPr>
              <w:t>5.1.2 Line handling in Radtrans</w:t>
            </w:r>
            <w:r w:rsidR="009C31CC">
              <w:rPr>
                <w:noProof/>
                <w:webHidden/>
              </w:rPr>
              <w:tab/>
            </w:r>
            <w:r w:rsidR="009C31CC">
              <w:rPr>
                <w:noProof/>
                <w:webHidden/>
              </w:rPr>
              <w:fldChar w:fldCharType="begin"/>
            </w:r>
            <w:r w:rsidR="009C31CC">
              <w:rPr>
                <w:noProof/>
                <w:webHidden/>
              </w:rPr>
              <w:instrText xml:space="preserve"> PAGEREF _Toc66107543 \h </w:instrText>
            </w:r>
            <w:r w:rsidR="009C31CC">
              <w:rPr>
                <w:noProof/>
                <w:webHidden/>
              </w:rPr>
            </w:r>
            <w:r w:rsidR="009C31CC">
              <w:rPr>
                <w:noProof/>
                <w:webHidden/>
              </w:rPr>
              <w:fldChar w:fldCharType="separate"/>
            </w:r>
            <w:r w:rsidR="003A14DC">
              <w:rPr>
                <w:noProof/>
                <w:webHidden/>
              </w:rPr>
              <w:t>30</w:t>
            </w:r>
            <w:r w:rsidR="009C31CC">
              <w:rPr>
                <w:noProof/>
                <w:webHidden/>
              </w:rPr>
              <w:fldChar w:fldCharType="end"/>
            </w:r>
          </w:hyperlink>
        </w:p>
        <w:p w14:paraId="3CED4F95" w14:textId="6B18EC1A" w:rsidR="009C31CC" w:rsidRDefault="00000000">
          <w:pPr>
            <w:pStyle w:val="TOC2"/>
            <w:tabs>
              <w:tab w:val="left" w:pos="2051"/>
              <w:tab w:val="right" w:leader="dot" w:pos="8270"/>
            </w:tabs>
            <w:rPr>
              <w:rFonts w:eastAsiaTheme="minorEastAsia" w:cstheme="minorBidi"/>
              <w:b w:val="0"/>
              <w:bCs w:val="0"/>
              <w:noProof/>
              <w:sz w:val="24"/>
              <w:szCs w:val="24"/>
              <w:lang w:val="en-GB"/>
            </w:rPr>
          </w:pPr>
          <w:hyperlink w:anchor="_Toc66107544" w:history="1">
            <w:r w:rsidR="009C31CC" w:rsidRPr="00AB4EF0">
              <w:rPr>
                <w:rStyle w:val="Hyperlink"/>
                <w:rFonts w:ascii="Times New Roman" w:hAnsi="Times New Roman"/>
                <w:noProof/>
                <w:lang w:val="en-GB"/>
              </w:rPr>
              <w:t>5.2 Band Models</w:t>
            </w:r>
            <w:r w:rsidR="009C31CC">
              <w:rPr>
                <w:rFonts w:eastAsiaTheme="minorEastAsia" w:cstheme="minorBidi"/>
                <w:b w:val="0"/>
                <w:bCs w:val="0"/>
                <w:noProof/>
                <w:sz w:val="24"/>
                <w:szCs w:val="24"/>
                <w:lang w:val="en-GB"/>
              </w:rPr>
              <w:tab/>
            </w:r>
            <w:r w:rsidR="009C31CC" w:rsidRPr="00AB4EF0">
              <w:rPr>
                <w:rStyle w:val="Hyperlink"/>
                <w:rFonts w:ascii="Times New Roman" w:hAnsi="Times New Roman"/>
                <w:noProof/>
                <w:lang w:val="en-GB"/>
              </w:rPr>
              <w:t>9 &lt; ICONV &lt; 20</w:t>
            </w:r>
            <w:r w:rsidR="009C31CC">
              <w:rPr>
                <w:noProof/>
                <w:webHidden/>
              </w:rPr>
              <w:tab/>
            </w:r>
            <w:r w:rsidR="009C31CC">
              <w:rPr>
                <w:noProof/>
                <w:webHidden/>
              </w:rPr>
              <w:fldChar w:fldCharType="begin"/>
            </w:r>
            <w:r w:rsidR="009C31CC">
              <w:rPr>
                <w:noProof/>
                <w:webHidden/>
              </w:rPr>
              <w:instrText xml:space="preserve"> PAGEREF _Toc66107544 \h </w:instrText>
            </w:r>
            <w:r w:rsidR="009C31CC">
              <w:rPr>
                <w:noProof/>
                <w:webHidden/>
              </w:rPr>
            </w:r>
            <w:r w:rsidR="009C31CC">
              <w:rPr>
                <w:noProof/>
                <w:webHidden/>
              </w:rPr>
              <w:fldChar w:fldCharType="separate"/>
            </w:r>
            <w:r w:rsidR="003A14DC">
              <w:rPr>
                <w:noProof/>
                <w:webHidden/>
              </w:rPr>
              <w:t>30</w:t>
            </w:r>
            <w:r w:rsidR="009C31CC">
              <w:rPr>
                <w:noProof/>
                <w:webHidden/>
              </w:rPr>
              <w:fldChar w:fldCharType="end"/>
            </w:r>
          </w:hyperlink>
        </w:p>
        <w:p w14:paraId="7712D32E" w14:textId="011D259D" w:rsidR="009C31CC" w:rsidRDefault="00000000">
          <w:pPr>
            <w:pStyle w:val="TOC3"/>
            <w:tabs>
              <w:tab w:val="right" w:leader="dot" w:pos="8270"/>
            </w:tabs>
            <w:rPr>
              <w:rFonts w:eastAsiaTheme="minorEastAsia" w:cstheme="minorBidi"/>
              <w:noProof/>
              <w:sz w:val="24"/>
              <w:szCs w:val="24"/>
              <w:lang w:val="en-GB"/>
            </w:rPr>
          </w:pPr>
          <w:hyperlink w:anchor="_Toc66107545" w:history="1">
            <w:r w:rsidR="009C31CC" w:rsidRPr="00AB4EF0">
              <w:rPr>
                <w:rStyle w:val="Hyperlink"/>
                <w:rFonts w:ascii="Times New Roman" w:hAnsi="Times New Roman"/>
                <w:b/>
                <w:noProof/>
                <w:lang w:val="en-GB"/>
              </w:rPr>
              <w:t>5.2.1 Band Models using Line data (ICONV=10, ICONV=11)</w:t>
            </w:r>
            <w:r w:rsidR="009C31CC">
              <w:rPr>
                <w:noProof/>
                <w:webHidden/>
              </w:rPr>
              <w:tab/>
            </w:r>
            <w:r w:rsidR="009C31CC">
              <w:rPr>
                <w:noProof/>
                <w:webHidden/>
              </w:rPr>
              <w:fldChar w:fldCharType="begin"/>
            </w:r>
            <w:r w:rsidR="009C31CC">
              <w:rPr>
                <w:noProof/>
                <w:webHidden/>
              </w:rPr>
              <w:instrText xml:space="preserve"> PAGEREF _Toc66107545 \h </w:instrText>
            </w:r>
            <w:r w:rsidR="009C31CC">
              <w:rPr>
                <w:noProof/>
                <w:webHidden/>
              </w:rPr>
            </w:r>
            <w:r w:rsidR="009C31CC">
              <w:rPr>
                <w:noProof/>
                <w:webHidden/>
              </w:rPr>
              <w:fldChar w:fldCharType="separate"/>
            </w:r>
            <w:r w:rsidR="003A14DC">
              <w:rPr>
                <w:noProof/>
                <w:webHidden/>
              </w:rPr>
              <w:t>30</w:t>
            </w:r>
            <w:r w:rsidR="009C31CC">
              <w:rPr>
                <w:noProof/>
                <w:webHidden/>
              </w:rPr>
              <w:fldChar w:fldCharType="end"/>
            </w:r>
          </w:hyperlink>
        </w:p>
        <w:p w14:paraId="283C7390" w14:textId="55DF405C" w:rsidR="009C31CC" w:rsidRDefault="00000000">
          <w:pPr>
            <w:pStyle w:val="TOC3"/>
            <w:tabs>
              <w:tab w:val="left" w:pos="3788"/>
              <w:tab w:val="right" w:leader="dot" w:pos="8270"/>
            </w:tabs>
            <w:rPr>
              <w:rFonts w:eastAsiaTheme="minorEastAsia" w:cstheme="minorBidi"/>
              <w:noProof/>
              <w:sz w:val="24"/>
              <w:szCs w:val="24"/>
              <w:lang w:val="en-GB"/>
            </w:rPr>
          </w:pPr>
          <w:hyperlink w:anchor="_Toc66107546" w:history="1">
            <w:r w:rsidR="009C31CC" w:rsidRPr="00AB4EF0">
              <w:rPr>
                <w:rStyle w:val="Hyperlink"/>
                <w:rFonts w:ascii="Times New Roman" w:hAnsi="Times New Roman"/>
                <w:b/>
                <w:noProof/>
                <w:lang w:val="en-GB"/>
              </w:rPr>
              <w:t xml:space="preserve">5.2.2 Band Models using Band data </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(11&lt;ICONV&lt;20)</w:t>
            </w:r>
            <w:r w:rsidR="009C31CC">
              <w:rPr>
                <w:noProof/>
                <w:webHidden/>
              </w:rPr>
              <w:tab/>
            </w:r>
            <w:r w:rsidR="009C31CC">
              <w:rPr>
                <w:noProof/>
                <w:webHidden/>
              </w:rPr>
              <w:fldChar w:fldCharType="begin"/>
            </w:r>
            <w:r w:rsidR="009C31CC">
              <w:rPr>
                <w:noProof/>
                <w:webHidden/>
              </w:rPr>
              <w:instrText xml:space="preserve"> PAGEREF _Toc66107546 \h </w:instrText>
            </w:r>
            <w:r w:rsidR="009C31CC">
              <w:rPr>
                <w:noProof/>
                <w:webHidden/>
              </w:rPr>
            </w:r>
            <w:r w:rsidR="009C31CC">
              <w:rPr>
                <w:noProof/>
                <w:webHidden/>
              </w:rPr>
              <w:fldChar w:fldCharType="separate"/>
            </w:r>
            <w:r w:rsidR="003A14DC">
              <w:rPr>
                <w:noProof/>
                <w:webHidden/>
              </w:rPr>
              <w:t>32</w:t>
            </w:r>
            <w:r w:rsidR="009C31CC">
              <w:rPr>
                <w:noProof/>
                <w:webHidden/>
              </w:rPr>
              <w:fldChar w:fldCharType="end"/>
            </w:r>
          </w:hyperlink>
        </w:p>
        <w:p w14:paraId="322A2BDD" w14:textId="66799345" w:rsidR="009C31CC" w:rsidRDefault="00000000">
          <w:pPr>
            <w:pStyle w:val="TOC3"/>
            <w:tabs>
              <w:tab w:val="right" w:leader="dot" w:pos="8270"/>
            </w:tabs>
            <w:rPr>
              <w:rFonts w:eastAsiaTheme="minorEastAsia" w:cstheme="minorBidi"/>
              <w:noProof/>
              <w:sz w:val="24"/>
              <w:szCs w:val="24"/>
              <w:lang w:val="en-GB"/>
            </w:rPr>
          </w:pPr>
          <w:hyperlink w:anchor="_Toc66107547" w:history="1">
            <w:r w:rsidR="009C31CC" w:rsidRPr="00AB4EF0">
              <w:rPr>
                <w:rStyle w:val="Hyperlink"/>
                <w:rFonts w:ascii="Times New Roman" w:hAnsi="Times New Roman"/>
                <w:b/>
                <w:noProof/>
                <w:lang w:val="en-GB"/>
              </w:rPr>
              <w:t>5.2.3 Summary of Radtrans Band Models</w:t>
            </w:r>
            <w:r w:rsidR="009C31CC">
              <w:rPr>
                <w:noProof/>
                <w:webHidden/>
              </w:rPr>
              <w:tab/>
            </w:r>
            <w:r w:rsidR="009C31CC">
              <w:rPr>
                <w:noProof/>
                <w:webHidden/>
              </w:rPr>
              <w:fldChar w:fldCharType="begin"/>
            </w:r>
            <w:r w:rsidR="009C31CC">
              <w:rPr>
                <w:noProof/>
                <w:webHidden/>
              </w:rPr>
              <w:instrText xml:space="preserve"> PAGEREF _Toc66107547 \h </w:instrText>
            </w:r>
            <w:r w:rsidR="009C31CC">
              <w:rPr>
                <w:noProof/>
                <w:webHidden/>
              </w:rPr>
            </w:r>
            <w:r w:rsidR="009C31CC">
              <w:rPr>
                <w:noProof/>
                <w:webHidden/>
              </w:rPr>
              <w:fldChar w:fldCharType="separate"/>
            </w:r>
            <w:r w:rsidR="003A14DC">
              <w:rPr>
                <w:noProof/>
                <w:webHidden/>
              </w:rPr>
              <w:t>34</w:t>
            </w:r>
            <w:r w:rsidR="009C31CC">
              <w:rPr>
                <w:noProof/>
                <w:webHidden/>
              </w:rPr>
              <w:fldChar w:fldCharType="end"/>
            </w:r>
          </w:hyperlink>
        </w:p>
        <w:p w14:paraId="16E17AE1" w14:textId="48E26381" w:rsidR="009C31CC" w:rsidRDefault="00000000">
          <w:pPr>
            <w:pStyle w:val="TOC2"/>
            <w:tabs>
              <w:tab w:val="left" w:pos="2851"/>
              <w:tab w:val="right" w:leader="dot" w:pos="8270"/>
            </w:tabs>
            <w:rPr>
              <w:rFonts w:eastAsiaTheme="minorEastAsia" w:cstheme="minorBidi"/>
              <w:b w:val="0"/>
              <w:bCs w:val="0"/>
              <w:noProof/>
              <w:sz w:val="24"/>
              <w:szCs w:val="24"/>
              <w:lang w:val="en-GB"/>
            </w:rPr>
          </w:pPr>
          <w:hyperlink w:anchor="_Toc66107548" w:history="1">
            <w:r w:rsidR="009C31CC" w:rsidRPr="00AB4EF0">
              <w:rPr>
                <w:rStyle w:val="Hyperlink"/>
                <w:rFonts w:ascii="Times New Roman" w:hAnsi="Times New Roman"/>
                <w:noProof/>
                <w:lang w:val="en-GB"/>
              </w:rPr>
              <w:t xml:space="preserve">5.3 Correlated-K models </w:t>
            </w:r>
            <w:r w:rsidR="009C31CC">
              <w:rPr>
                <w:rFonts w:eastAsiaTheme="minorEastAsia" w:cstheme="minorBidi"/>
                <w:b w:val="0"/>
                <w:bCs w:val="0"/>
                <w:noProof/>
                <w:sz w:val="24"/>
                <w:szCs w:val="24"/>
                <w:lang w:val="en-GB"/>
              </w:rPr>
              <w:tab/>
            </w:r>
            <w:r w:rsidR="009C31CC" w:rsidRPr="00AB4EF0">
              <w:rPr>
                <w:rStyle w:val="Hyperlink"/>
                <w:rFonts w:ascii="Times New Roman" w:hAnsi="Times New Roman"/>
                <w:noProof/>
                <w:lang w:val="en-GB"/>
              </w:rPr>
              <w:t>19 &lt; ICONV &lt; 30</w:t>
            </w:r>
            <w:r w:rsidR="009C31CC">
              <w:rPr>
                <w:noProof/>
                <w:webHidden/>
              </w:rPr>
              <w:tab/>
            </w:r>
            <w:r w:rsidR="009C31CC">
              <w:rPr>
                <w:noProof/>
                <w:webHidden/>
              </w:rPr>
              <w:fldChar w:fldCharType="begin"/>
            </w:r>
            <w:r w:rsidR="009C31CC">
              <w:rPr>
                <w:noProof/>
                <w:webHidden/>
              </w:rPr>
              <w:instrText xml:space="preserve"> PAGEREF _Toc66107548 \h </w:instrText>
            </w:r>
            <w:r w:rsidR="009C31CC">
              <w:rPr>
                <w:noProof/>
                <w:webHidden/>
              </w:rPr>
            </w:r>
            <w:r w:rsidR="009C31CC">
              <w:rPr>
                <w:noProof/>
                <w:webHidden/>
              </w:rPr>
              <w:fldChar w:fldCharType="separate"/>
            </w:r>
            <w:r w:rsidR="003A14DC">
              <w:rPr>
                <w:noProof/>
                <w:webHidden/>
              </w:rPr>
              <w:t>34</w:t>
            </w:r>
            <w:r w:rsidR="009C31CC">
              <w:rPr>
                <w:noProof/>
                <w:webHidden/>
              </w:rPr>
              <w:fldChar w:fldCharType="end"/>
            </w:r>
          </w:hyperlink>
        </w:p>
        <w:p w14:paraId="6333C90D" w14:textId="75750837" w:rsidR="009C31CC" w:rsidRDefault="00000000">
          <w:pPr>
            <w:pStyle w:val="TOC3"/>
            <w:tabs>
              <w:tab w:val="left" w:pos="4187"/>
              <w:tab w:val="right" w:leader="dot" w:pos="8270"/>
            </w:tabs>
            <w:rPr>
              <w:rFonts w:eastAsiaTheme="minorEastAsia" w:cstheme="minorBidi"/>
              <w:noProof/>
              <w:sz w:val="24"/>
              <w:szCs w:val="24"/>
              <w:lang w:val="en-GB"/>
            </w:rPr>
          </w:pPr>
          <w:hyperlink w:anchor="_Toc66107549" w:history="1">
            <w:r w:rsidR="009C31CC" w:rsidRPr="00AB4EF0">
              <w:rPr>
                <w:rStyle w:val="Hyperlink"/>
                <w:rFonts w:ascii="Times New Roman" w:hAnsi="Times New Roman"/>
                <w:b/>
                <w:noProof/>
                <w:lang w:val="en-GB"/>
              </w:rPr>
              <w:t>5.3.1 Correlated-</w:t>
            </w:r>
            <w:r w:rsidR="009C31CC" w:rsidRPr="00AB4EF0">
              <w:rPr>
                <w:rStyle w:val="Hyperlink"/>
                <w:rFonts w:ascii="Times New Roman" w:hAnsi="Times New Roman"/>
                <w:b/>
                <w:i/>
                <w:noProof/>
                <w:lang w:val="en-GB"/>
              </w:rPr>
              <w:t>k</w:t>
            </w:r>
            <w:r w:rsidR="009C31CC" w:rsidRPr="00AB4EF0">
              <w:rPr>
                <w:rStyle w:val="Hyperlink"/>
                <w:rFonts w:ascii="Times New Roman" w:hAnsi="Times New Roman"/>
                <w:b/>
                <w:noProof/>
                <w:lang w:val="en-GB"/>
              </w:rPr>
              <w:t xml:space="preserve"> model using line data </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(ICONV=20)</w:t>
            </w:r>
            <w:r w:rsidR="009C31CC">
              <w:rPr>
                <w:noProof/>
                <w:webHidden/>
              </w:rPr>
              <w:tab/>
            </w:r>
            <w:r w:rsidR="009C31CC">
              <w:rPr>
                <w:noProof/>
                <w:webHidden/>
              </w:rPr>
              <w:fldChar w:fldCharType="begin"/>
            </w:r>
            <w:r w:rsidR="009C31CC">
              <w:rPr>
                <w:noProof/>
                <w:webHidden/>
              </w:rPr>
              <w:instrText xml:space="preserve"> PAGEREF _Toc66107549 \h </w:instrText>
            </w:r>
            <w:r w:rsidR="009C31CC">
              <w:rPr>
                <w:noProof/>
                <w:webHidden/>
              </w:rPr>
            </w:r>
            <w:r w:rsidR="009C31CC">
              <w:rPr>
                <w:noProof/>
                <w:webHidden/>
              </w:rPr>
              <w:fldChar w:fldCharType="separate"/>
            </w:r>
            <w:r w:rsidR="003A14DC">
              <w:rPr>
                <w:noProof/>
                <w:webHidden/>
              </w:rPr>
              <w:t>36</w:t>
            </w:r>
            <w:r w:rsidR="009C31CC">
              <w:rPr>
                <w:noProof/>
                <w:webHidden/>
              </w:rPr>
              <w:fldChar w:fldCharType="end"/>
            </w:r>
          </w:hyperlink>
        </w:p>
        <w:p w14:paraId="54B4E438" w14:textId="31492522" w:rsidR="009C31CC" w:rsidRDefault="00000000">
          <w:pPr>
            <w:pStyle w:val="TOC3"/>
            <w:tabs>
              <w:tab w:val="left" w:pos="4486"/>
              <w:tab w:val="right" w:leader="dot" w:pos="8270"/>
            </w:tabs>
            <w:rPr>
              <w:rFonts w:eastAsiaTheme="minorEastAsia" w:cstheme="minorBidi"/>
              <w:noProof/>
              <w:sz w:val="24"/>
              <w:szCs w:val="24"/>
              <w:lang w:val="en-GB"/>
            </w:rPr>
          </w:pPr>
          <w:hyperlink w:anchor="_Toc66107550" w:history="1">
            <w:r w:rsidR="009C31CC" w:rsidRPr="00AB4EF0">
              <w:rPr>
                <w:rStyle w:val="Hyperlink"/>
                <w:rFonts w:ascii="Times New Roman" w:hAnsi="Times New Roman"/>
                <w:b/>
                <w:noProof/>
                <w:lang w:val="en-GB"/>
              </w:rPr>
              <w:t xml:space="preserve">5.3.2 Malkmus-Lorentz Band Correlated-K </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(ICONV=21)</w:t>
            </w:r>
            <w:r w:rsidR="009C31CC">
              <w:rPr>
                <w:noProof/>
                <w:webHidden/>
              </w:rPr>
              <w:tab/>
            </w:r>
            <w:r w:rsidR="009C31CC">
              <w:rPr>
                <w:noProof/>
                <w:webHidden/>
              </w:rPr>
              <w:fldChar w:fldCharType="begin"/>
            </w:r>
            <w:r w:rsidR="009C31CC">
              <w:rPr>
                <w:noProof/>
                <w:webHidden/>
              </w:rPr>
              <w:instrText xml:space="preserve"> PAGEREF _Toc66107550 \h </w:instrText>
            </w:r>
            <w:r w:rsidR="009C31CC">
              <w:rPr>
                <w:noProof/>
                <w:webHidden/>
              </w:rPr>
            </w:r>
            <w:r w:rsidR="009C31CC">
              <w:rPr>
                <w:noProof/>
                <w:webHidden/>
              </w:rPr>
              <w:fldChar w:fldCharType="separate"/>
            </w:r>
            <w:r w:rsidR="003A14DC">
              <w:rPr>
                <w:noProof/>
                <w:webHidden/>
              </w:rPr>
              <w:t>36</w:t>
            </w:r>
            <w:r w:rsidR="009C31CC">
              <w:rPr>
                <w:noProof/>
                <w:webHidden/>
              </w:rPr>
              <w:fldChar w:fldCharType="end"/>
            </w:r>
          </w:hyperlink>
        </w:p>
        <w:p w14:paraId="3AA412C8" w14:textId="6510E554" w:rsidR="009C31CC" w:rsidRDefault="00000000">
          <w:pPr>
            <w:pStyle w:val="TOC3"/>
            <w:tabs>
              <w:tab w:val="left" w:pos="3981"/>
              <w:tab w:val="right" w:leader="dot" w:pos="8270"/>
            </w:tabs>
            <w:rPr>
              <w:rFonts w:eastAsiaTheme="minorEastAsia" w:cstheme="minorBidi"/>
              <w:noProof/>
              <w:sz w:val="24"/>
              <w:szCs w:val="24"/>
              <w:lang w:val="en-GB"/>
            </w:rPr>
          </w:pPr>
          <w:hyperlink w:anchor="_Toc66107551" w:history="1">
            <w:r w:rsidR="009C31CC" w:rsidRPr="00AB4EF0">
              <w:rPr>
                <w:rStyle w:val="Hyperlink"/>
                <w:rFonts w:ascii="Times New Roman" w:hAnsi="Times New Roman"/>
                <w:b/>
                <w:noProof/>
                <w:lang w:val="en-GB"/>
              </w:rPr>
              <w:t>5.3.3 Goody-Voigt Band Correlated-K</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(ICONV=22)</w:t>
            </w:r>
            <w:r w:rsidR="009C31CC">
              <w:rPr>
                <w:noProof/>
                <w:webHidden/>
              </w:rPr>
              <w:tab/>
            </w:r>
            <w:r w:rsidR="009C31CC">
              <w:rPr>
                <w:noProof/>
                <w:webHidden/>
              </w:rPr>
              <w:fldChar w:fldCharType="begin"/>
            </w:r>
            <w:r w:rsidR="009C31CC">
              <w:rPr>
                <w:noProof/>
                <w:webHidden/>
              </w:rPr>
              <w:instrText xml:space="preserve"> PAGEREF _Toc66107551 \h </w:instrText>
            </w:r>
            <w:r w:rsidR="009C31CC">
              <w:rPr>
                <w:noProof/>
                <w:webHidden/>
              </w:rPr>
            </w:r>
            <w:r w:rsidR="009C31CC">
              <w:rPr>
                <w:noProof/>
                <w:webHidden/>
              </w:rPr>
              <w:fldChar w:fldCharType="separate"/>
            </w:r>
            <w:r w:rsidR="003A14DC">
              <w:rPr>
                <w:noProof/>
                <w:webHidden/>
              </w:rPr>
              <w:t>38</w:t>
            </w:r>
            <w:r w:rsidR="009C31CC">
              <w:rPr>
                <w:noProof/>
                <w:webHidden/>
              </w:rPr>
              <w:fldChar w:fldCharType="end"/>
            </w:r>
          </w:hyperlink>
        </w:p>
        <w:p w14:paraId="437165B6" w14:textId="6BC529C4" w:rsidR="009C31CC" w:rsidRDefault="00000000">
          <w:pPr>
            <w:pStyle w:val="TOC3"/>
            <w:tabs>
              <w:tab w:val="left" w:pos="3237"/>
              <w:tab w:val="right" w:leader="dot" w:pos="8270"/>
            </w:tabs>
            <w:rPr>
              <w:rFonts w:eastAsiaTheme="minorEastAsia" w:cstheme="minorBidi"/>
              <w:noProof/>
              <w:sz w:val="24"/>
              <w:szCs w:val="24"/>
              <w:lang w:val="en-GB"/>
            </w:rPr>
          </w:pPr>
          <w:hyperlink w:anchor="_Toc66107552" w:history="1">
            <w:r w:rsidR="009C31CC" w:rsidRPr="00AB4EF0">
              <w:rPr>
                <w:rStyle w:val="Hyperlink"/>
                <w:rFonts w:ascii="Times New Roman" w:hAnsi="Times New Roman"/>
                <w:b/>
                <w:noProof/>
                <w:lang w:val="en-GB"/>
              </w:rPr>
              <w:t>5.3.4 Exponential Sum Model</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(ICONV=23)</w:t>
            </w:r>
            <w:r w:rsidR="009C31CC">
              <w:rPr>
                <w:noProof/>
                <w:webHidden/>
              </w:rPr>
              <w:tab/>
            </w:r>
            <w:r w:rsidR="009C31CC">
              <w:rPr>
                <w:noProof/>
                <w:webHidden/>
              </w:rPr>
              <w:fldChar w:fldCharType="begin"/>
            </w:r>
            <w:r w:rsidR="009C31CC">
              <w:rPr>
                <w:noProof/>
                <w:webHidden/>
              </w:rPr>
              <w:instrText xml:space="preserve"> PAGEREF _Toc66107552 \h </w:instrText>
            </w:r>
            <w:r w:rsidR="009C31CC">
              <w:rPr>
                <w:noProof/>
                <w:webHidden/>
              </w:rPr>
            </w:r>
            <w:r w:rsidR="009C31CC">
              <w:rPr>
                <w:noProof/>
                <w:webHidden/>
              </w:rPr>
              <w:fldChar w:fldCharType="separate"/>
            </w:r>
            <w:r w:rsidR="003A14DC">
              <w:rPr>
                <w:noProof/>
                <w:webHidden/>
              </w:rPr>
              <w:t>39</w:t>
            </w:r>
            <w:r w:rsidR="009C31CC">
              <w:rPr>
                <w:noProof/>
                <w:webHidden/>
              </w:rPr>
              <w:fldChar w:fldCharType="end"/>
            </w:r>
          </w:hyperlink>
        </w:p>
        <w:p w14:paraId="7057D5E6" w14:textId="067F4930" w:rsidR="009C31CC" w:rsidRDefault="00000000">
          <w:pPr>
            <w:pStyle w:val="TOC3"/>
            <w:tabs>
              <w:tab w:val="left" w:pos="3715"/>
              <w:tab w:val="right" w:leader="dot" w:pos="8270"/>
            </w:tabs>
            <w:rPr>
              <w:rFonts w:eastAsiaTheme="minorEastAsia" w:cstheme="minorBidi"/>
              <w:noProof/>
              <w:sz w:val="24"/>
              <w:szCs w:val="24"/>
              <w:lang w:val="en-GB"/>
            </w:rPr>
          </w:pPr>
          <w:hyperlink w:anchor="_Toc66107553" w:history="1">
            <w:r w:rsidR="009C31CC" w:rsidRPr="00AB4EF0">
              <w:rPr>
                <w:rStyle w:val="Hyperlink"/>
                <w:rFonts w:ascii="Times New Roman" w:hAnsi="Times New Roman"/>
                <w:b/>
                <w:noProof/>
                <w:lang w:val="en-GB"/>
              </w:rPr>
              <w:t>5.3.5 k-Distribution Look-up Table</w:t>
            </w:r>
            <w:r w:rsidR="009C31CC">
              <w:rPr>
                <w:rFonts w:eastAsiaTheme="minorEastAsia" w:cstheme="minorBidi"/>
                <w:noProof/>
                <w:sz w:val="24"/>
                <w:szCs w:val="24"/>
                <w:lang w:val="en-GB"/>
              </w:rPr>
              <w:tab/>
            </w:r>
            <w:r w:rsidR="009C31CC" w:rsidRPr="00AB4EF0">
              <w:rPr>
                <w:rStyle w:val="Hyperlink"/>
                <w:rFonts w:ascii="Times New Roman" w:hAnsi="Times New Roman"/>
                <w:b/>
                <w:noProof/>
                <w:lang w:val="en-GB"/>
              </w:rPr>
              <w:t>(ICONV=24)</w:t>
            </w:r>
            <w:r w:rsidR="009C31CC">
              <w:rPr>
                <w:noProof/>
                <w:webHidden/>
              </w:rPr>
              <w:tab/>
            </w:r>
            <w:r w:rsidR="009C31CC">
              <w:rPr>
                <w:noProof/>
                <w:webHidden/>
              </w:rPr>
              <w:fldChar w:fldCharType="begin"/>
            </w:r>
            <w:r w:rsidR="009C31CC">
              <w:rPr>
                <w:noProof/>
                <w:webHidden/>
              </w:rPr>
              <w:instrText xml:space="preserve"> PAGEREF _Toc66107553 \h </w:instrText>
            </w:r>
            <w:r w:rsidR="009C31CC">
              <w:rPr>
                <w:noProof/>
                <w:webHidden/>
              </w:rPr>
            </w:r>
            <w:r w:rsidR="009C31CC">
              <w:rPr>
                <w:noProof/>
                <w:webHidden/>
              </w:rPr>
              <w:fldChar w:fldCharType="separate"/>
            </w:r>
            <w:r w:rsidR="003A14DC">
              <w:rPr>
                <w:noProof/>
                <w:webHidden/>
              </w:rPr>
              <w:t>39</w:t>
            </w:r>
            <w:r w:rsidR="009C31CC">
              <w:rPr>
                <w:noProof/>
                <w:webHidden/>
              </w:rPr>
              <w:fldChar w:fldCharType="end"/>
            </w:r>
          </w:hyperlink>
        </w:p>
        <w:p w14:paraId="74B5D023" w14:textId="6CF7C01F" w:rsidR="009C31CC" w:rsidRDefault="00000000">
          <w:pPr>
            <w:pStyle w:val="TOC2"/>
            <w:tabs>
              <w:tab w:val="right" w:leader="dot" w:pos="8270"/>
            </w:tabs>
            <w:rPr>
              <w:rFonts w:eastAsiaTheme="minorEastAsia" w:cstheme="minorBidi"/>
              <w:b w:val="0"/>
              <w:bCs w:val="0"/>
              <w:noProof/>
              <w:sz w:val="24"/>
              <w:szCs w:val="24"/>
              <w:lang w:val="en-GB"/>
            </w:rPr>
          </w:pPr>
          <w:hyperlink w:anchor="_Toc66107554" w:history="1">
            <w:r w:rsidR="009C31CC" w:rsidRPr="00AB4EF0">
              <w:rPr>
                <w:rStyle w:val="Hyperlink"/>
                <w:rFonts w:ascii="Times New Roman" w:hAnsi="Times New Roman"/>
                <w:noProof/>
                <w:lang w:val="en-GB"/>
              </w:rPr>
              <w:t>5.4 Running Radtrans</w:t>
            </w:r>
            <w:r w:rsidR="009C31CC">
              <w:rPr>
                <w:noProof/>
                <w:webHidden/>
              </w:rPr>
              <w:tab/>
            </w:r>
            <w:r w:rsidR="009C31CC">
              <w:rPr>
                <w:noProof/>
                <w:webHidden/>
              </w:rPr>
              <w:fldChar w:fldCharType="begin"/>
            </w:r>
            <w:r w:rsidR="009C31CC">
              <w:rPr>
                <w:noProof/>
                <w:webHidden/>
              </w:rPr>
              <w:instrText xml:space="preserve"> PAGEREF _Toc66107554 \h </w:instrText>
            </w:r>
            <w:r w:rsidR="009C31CC">
              <w:rPr>
                <w:noProof/>
                <w:webHidden/>
              </w:rPr>
            </w:r>
            <w:r w:rsidR="009C31CC">
              <w:rPr>
                <w:noProof/>
                <w:webHidden/>
              </w:rPr>
              <w:fldChar w:fldCharType="separate"/>
            </w:r>
            <w:r w:rsidR="003A14DC">
              <w:rPr>
                <w:noProof/>
                <w:webHidden/>
              </w:rPr>
              <w:t>39</w:t>
            </w:r>
            <w:r w:rsidR="009C31CC">
              <w:rPr>
                <w:noProof/>
                <w:webHidden/>
              </w:rPr>
              <w:fldChar w:fldCharType="end"/>
            </w:r>
          </w:hyperlink>
        </w:p>
        <w:p w14:paraId="7DFECB04" w14:textId="4237E6D9" w:rsidR="009C31CC" w:rsidRDefault="00000000">
          <w:pPr>
            <w:pStyle w:val="TOC1"/>
            <w:tabs>
              <w:tab w:val="right" w:leader="dot" w:pos="8270"/>
            </w:tabs>
            <w:rPr>
              <w:rFonts w:eastAsiaTheme="minorEastAsia" w:cstheme="minorBidi"/>
              <w:b w:val="0"/>
              <w:bCs w:val="0"/>
              <w:i w:val="0"/>
              <w:iCs w:val="0"/>
              <w:noProof/>
              <w:lang w:val="en-GB"/>
            </w:rPr>
          </w:pPr>
          <w:hyperlink w:anchor="_Toc66107555" w:history="1">
            <w:r w:rsidR="009C31CC" w:rsidRPr="00AB4EF0">
              <w:rPr>
                <w:rStyle w:val="Hyperlink"/>
                <w:rFonts w:ascii="Times New Roman" w:hAnsi="Times New Roman"/>
                <w:noProof/>
                <w:lang w:val="en-GB"/>
              </w:rPr>
              <w:t xml:space="preserve">6. Post Processing of </w:t>
            </w:r>
            <w:r w:rsidR="009C31CC" w:rsidRPr="00AB4EF0">
              <w:rPr>
                <w:rStyle w:val="Hyperlink"/>
                <w:rFonts w:ascii="Copperplate Gothic Light" w:hAnsi="Copperplate Gothic Light"/>
                <w:noProof/>
                <w:lang w:val="en-GB"/>
              </w:rPr>
              <w:t>Radtrans</w:t>
            </w:r>
            <w:r w:rsidR="009C31CC" w:rsidRPr="00AB4EF0">
              <w:rPr>
                <w:rStyle w:val="Hyperlink"/>
                <w:rFonts w:ascii="Times New Roman" w:hAnsi="Times New Roman"/>
                <w:noProof/>
                <w:lang w:val="en-GB"/>
              </w:rPr>
              <w:t xml:space="preserve"> Output Spectra</w:t>
            </w:r>
            <w:r w:rsidR="009C31CC">
              <w:rPr>
                <w:noProof/>
                <w:webHidden/>
              </w:rPr>
              <w:tab/>
            </w:r>
            <w:r w:rsidR="009C31CC">
              <w:rPr>
                <w:noProof/>
                <w:webHidden/>
              </w:rPr>
              <w:fldChar w:fldCharType="begin"/>
            </w:r>
            <w:r w:rsidR="009C31CC">
              <w:rPr>
                <w:noProof/>
                <w:webHidden/>
              </w:rPr>
              <w:instrText xml:space="preserve"> PAGEREF _Toc66107555 \h </w:instrText>
            </w:r>
            <w:r w:rsidR="009C31CC">
              <w:rPr>
                <w:noProof/>
                <w:webHidden/>
              </w:rPr>
            </w:r>
            <w:r w:rsidR="009C31CC">
              <w:rPr>
                <w:noProof/>
                <w:webHidden/>
              </w:rPr>
              <w:fldChar w:fldCharType="separate"/>
            </w:r>
            <w:r w:rsidR="003A14DC">
              <w:rPr>
                <w:noProof/>
                <w:webHidden/>
              </w:rPr>
              <w:t>41</w:t>
            </w:r>
            <w:r w:rsidR="009C31CC">
              <w:rPr>
                <w:noProof/>
                <w:webHidden/>
              </w:rPr>
              <w:fldChar w:fldCharType="end"/>
            </w:r>
          </w:hyperlink>
        </w:p>
        <w:p w14:paraId="32BF65D8" w14:textId="13305532" w:rsidR="009C31CC" w:rsidRDefault="00000000">
          <w:pPr>
            <w:pStyle w:val="TOC3"/>
            <w:tabs>
              <w:tab w:val="right" w:leader="dot" w:pos="8270"/>
            </w:tabs>
            <w:rPr>
              <w:rFonts w:eastAsiaTheme="minorEastAsia" w:cstheme="minorBidi"/>
              <w:noProof/>
              <w:sz w:val="24"/>
              <w:szCs w:val="24"/>
              <w:lang w:val="en-GB"/>
            </w:rPr>
          </w:pPr>
          <w:hyperlink w:anchor="_Toc66107556" w:history="1">
            <w:r w:rsidR="009C31CC" w:rsidRPr="00AB4EF0">
              <w:rPr>
                <w:rStyle w:val="Hyperlink"/>
                <w:rFonts w:ascii="Times New Roman" w:hAnsi="Times New Roman"/>
                <w:b/>
                <w:noProof/>
                <w:lang w:val="en-GB"/>
              </w:rPr>
              <w:t>6.1 Conv_spec</w:t>
            </w:r>
            <w:r w:rsidR="009C31CC">
              <w:rPr>
                <w:noProof/>
                <w:webHidden/>
              </w:rPr>
              <w:tab/>
            </w:r>
            <w:r w:rsidR="009C31CC">
              <w:rPr>
                <w:noProof/>
                <w:webHidden/>
              </w:rPr>
              <w:fldChar w:fldCharType="begin"/>
            </w:r>
            <w:r w:rsidR="009C31CC">
              <w:rPr>
                <w:noProof/>
                <w:webHidden/>
              </w:rPr>
              <w:instrText xml:space="preserve"> PAGEREF _Toc66107556 \h </w:instrText>
            </w:r>
            <w:r w:rsidR="009C31CC">
              <w:rPr>
                <w:noProof/>
                <w:webHidden/>
              </w:rPr>
            </w:r>
            <w:r w:rsidR="009C31CC">
              <w:rPr>
                <w:noProof/>
                <w:webHidden/>
              </w:rPr>
              <w:fldChar w:fldCharType="separate"/>
            </w:r>
            <w:r w:rsidR="003A14DC">
              <w:rPr>
                <w:noProof/>
                <w:webHidden/>
              </w:rPr>
              <w:t>41</w:t>
            </w:r>
            <w:r w:rsidR="009C31CC">
              <w:rPr>
                <w:noProof/>
                <w:webHidden/>
              </w:rPr>
              <w:fldChar w:fldCharType="end"/>
            </w:r>
          </w:hyperlink>
        </w:p>
        <w:p w14:paraId="73B2E004" w14:textId="1A9A7915" w:rsidR="009C31CC" w:rsidRDefault="00000000">
          <w:pPr>
            <w:pStyle w:val="TOC3"/>
            <w:tabs>
              <w:tab w:val="right" w:leader="dot" w:pos="8270"/>
            </w:tabs>
            <w:rPr>
              <w:rFonts w:eastAsiaTheme="minorEastAsia" w:cstheme="minorBidi"/>
              <w:noProof/>
              <w:sz w:val="24"/>
              <w:szCs w:val="24"/>
              <w:lang w:val="en-GB"/>
            </w:rPr>
          </w:pPr>
          <w:hyperlink w:anchor="_Toc66107557" w:history="1">
            <w:r w:rsidR="009C31CC" w:rsidRPr="00AB4EF0">
              <w:rPr>
                <w:rStyle w:val="Hyperlink"/>
                <w:rFonts w:ascii="Times New Roman" w:hAnsi="Times New Roman"/>
                <w:b/>
                <w:noProof/>
                <w:lang w:val="en-GB"/>
              </w:rPr>
              <w:t>6.2 Li_spec</w:t>
            </w:r>
            <w:r w:rsidR="009C31CC">
              <w:rPr>
                <w:noProof/>
                <w:webHidden/>
              </w:rPr>
              <w:tab/>
            </w:r>
            <w:r w:rsidR="009C31CC">
              <w:rPr>
                <w:noProof/>
                <w:webHidden/>
              </w:rPr>
              <w:fldChar w:fldCharType="begin"/>
            </w:r>
            <w:r w:rsidR="009C31CC">
              <w:rPr>
                <w:noProof/>
                <w:webHidden/>
              </w:rPr>
              <w:instrText xml:space="preserve"> PAGEREF _Toc66107557 \h </w:instrText>
            </w:r>
            <w:r w:rsidR="009C31CC">
              <w:rPr>
                <w:noProof/>
                <w:webHidden/>
              </w:rPr>
            </w:r>
            <w:r w:rsidR="009C31CC">
              <w:rPr>
                <w:noProof/>
                <w:webHidden/>
              </w:rPr>
              <w:fldChar w:fldCharType="separate"/>
            </w:r>
            <w:r w:rsidR="003A14DC">
              <w:rPr>
                <w:noProof/>
                <w:webHidden/>
              </w:rPr>
              <w:t>42</w:t>
            </w:r>
            <w:r w:rsidR="009C31CC">
              <w:rPr>
                <w:noProof/>
                <w:webHidden/>
              </w:rPr>
              <w:fldChar w:fldCharType="end"/>
            </w:r>
          </w:hyperlink>
        </w:p>
        <w:p w14:paraId="3048DD69" w14:textId="0086E966" w:rsidR="009C31CC" w:rsidRDefault="00000000">
          <w:pPr>
            <w:pStyle w:val="TOC3"/>
            <w:tabs>
              <w:tab w:val="right" w:leader="dot" w:pos="8270"/>
            </w:tabs>
            <w:rPr>
              <w:rFonts w:eastAsiaTheme="minorEastAsia" w:cstheme="minorBidi"/>
              <w:noProof/>
              <w:sz w:val="24"/>
              <w:szCs w:val="24"/>
              <w:lang w:val="en-GB"/>
            </w:rPr>
          </w:pPr>
          <w:hyperlink w:anchor="_Toc66107558" w:history="1">
            <w:r w:rsidR="009C31CC" w:rsidRPr="00AB4EF0">
              <w:rPr>
                <w:rStyle w:val="Hyperlink"/>
                <w:rFonts w:ascii="Times New Roman" w:hAnsi="Times New Roman"/>
                <w:b/>
                <w:noProof/>
                <w:lang w:val="en-GB"/>
              </w:rPr>
              <w:t>6.3 Pl_spec</w:t>
            </w:r>
            <w:r w:rsidR="009C31CC">
              <w:rPr>
                <w:noProof/>
                <w:webHidden/>
              </w:rPr>
              <w:tab/>
            </w:r>
            <w:r w:rsidR="009C31CC">
              <w:rPr>
                <w:noProof/>
                <w:webHidden/>
              </w:rPr>
              <w:fldChar w:fldCharType="begin"/>
            </w:r>
            <w:r w:rsidR="009C31CC">
              <w:rPr>
                <w:noProof/>
                <w:webHidden/>
              </w:rPr>
              <w:instrText xml:space="preserve"> PAGEREF _Toc66107558 \h </w:instrText>
            </w:r>
            <w:r w:rsidR="009C31CC">
              <w:rPr>
                <w:noProof/>
                <w:webHidden/>
              </w:rPr>
            </w:r>
            <w:r w:rsidR="009C31CC">
              <w:rPr>
                <w:noProof/>
                <w:webHidden/>
              </w:rPr>
              <w:fldChar w:fldCharType="separate"/>
            </w:r>
            <w:r w:rsidR="003A14DC">
              <w:rPr>
                <w:noProof/>
                <w:webHidden/>
              </w:rPr>
              <w:t>42</w:t>
            </w:r>
            <w:r w:rsidR="009C31CC">
              <w:rPr>
                <w:noProof/>
                <w:webHidden/>
              </w:rPr>
              <w:fldChar w:fldCharType="end"/>
            </w:r>
          </w:hyperlink>
        </w:p>
        <w:p w14:paraId="7662C49B" w14:textId="7466C9F1" w:rsidR="009C31CC" w:rsidRDefault="00000000">
          <w:pPr>
            <w:pStyle w:val="TOC3"/>
            <w:tabs>
              <w:tab w:val="right" w:leader="dot" w:pos="8270"/>
            </w:tabs>
            <w:rPr>
              <w:rFonts w:eastAsiaTheme="minorEastAsia" w:cstheme="minorBidi"/>
              <w:noProof/>
              <w:sz w:val="24"/>
              <w:szCs w:val="24"/>
              <w:lang w:val="en-GB"/>
            </w:rPr>
          </w:pPr>
          <w:hyperlink w:anchor="_Toc66107559" w:history="1">
            <w:r w:rsidR="009C31CC" w:rsidRPr="00AB4EF0">
              <w:rPr>
                <w:rStyle w:val="Hyperlink"/>
                <w:rFonts w:ascii="Times New Roman" w:hAnsi="Times New Roman"/>
                <w:b/>
                <w:noProof/>
                <w:lang w:val="en-GB"/>
              </w:rPr>
              <w:t>6.4 Aground</w:t>
            </w:r>
            <w:r w:rsidR="009C31CC">
              <w:rPr>
                <w:noProof/>
                <w:webHidden/>
              </w:rPr>
              <w:tab/>
            </w:r>
            <w:r w:rsidR="009C31CC">
              <w:rPr>
                <w:noProof/>
                <w:webHidden/>
              </w:rPr>
              <w:fldChar w:fldCharType="begin"/>
            </w:r>
            <w:r w:rsidR="009C31CC">
              <w:rPr>
                <w:noProof/>
                <w:webHidden/>
              </w:rPr>
              <w:instrText xml:space="preserve"> PAGEREF _Toc66107559 \h </w:instrText>
            </w:r>
            <w:r w:rsidR="009C31CC">
              <w:rPr>
                <w:noProof/>
                <w:webHidden/>
              </w:rPr>
            </w:r>
            <w:r w:rsidR="009C31CC">
              <w:rPr>
                <w:noProof/>
                <w:webHidden/>
              </w:rPr>
              <w:fldChar w:fldCharType="separate"/>
            </w:r>
            <w:r w:rsidR="003A14DC">
              <w:rPr>
                <w:noProof/>
                <w:webHidden/>
              </w:rPr>
              <w:t>46</w:t>
            </w:r>
            <w:r w:rsidR="009C31CC">
              <w:rPr>
                <w:noProof/>
                <w:webHidden/>
              </w:rPr>
              <w:fldChar w:fldCharType="end"/>
            </w:r>
          </w:hyperlink>
        </w:p>
        <w:p w14:paraId="461D68BE" w14:textId="0317C712" w:rsidR="009C31CC" w:rsidRDefault="00000000">
          <w:pPr>
            <w:pStyle w:val="TOC3"/>
            <w:tabs>
              <w:tab w:val="right" w:leader="dot" w:pos="8270"/>
            </w:tabs>
            <w:rPr>
              <w:rFonts w:eastAsiaTheme="minorEastAsia" w:cstheme="minorBidi"/>
              <w:noProof/>
              <w:sz w:val="24"/>
              <w:szCs w:val="24"/>
              <w:lang w:val="en-GB"/>
            </w:rPr>
          </w:pPr>
          <w:hyperlink w:anchor="_Toc66107560" w:history="1">
            <w:r w:rsidR="009C31CC" w:rsidRPr="00AB4EF0">
              <w:rPr>
                <w:rStyle w:val="Hyperlink"/>
                <w:rFonts w:ascii="Times New Roman" w:hAnsi="Times New Roman"/>
                <w:b/>
                <w:noProof/>
                <w:lang w:val="en-GB"/>
              </w:rPr>
              <w:t>6.5 Diskav</w:t>
            </w:r>
            <w:r w:rsidR="009C31CC">
              <w:rPr>
                <w:noProof/>
                <w:webHidden/>
              </w:rPr>
              <w:tab/>
            </w:r>
            <w:r w:rsidR="009C31CC">
              <w:rPr>
                <w:noProof/>
                <w:webHidden/>
              </w:rPr>
              <w:fldChar w:fldCharType="begin"/>
            </w:r>
            <w:r w:rsidR="009C31CC">
              <w:rPr>
                <w:noProof/>
                <w:webHidden/>
              </w:rPr>
              <w:instrText xml:space="preserve"> PAGEREF _Toc66107560 \h </w:instrText>
            </w:r>
            <w:r w:rsidR="009C31CC">
              <w:rPr>
                <w:noProof/>
                <w:webHidden/>
              </w:rPr>
            </w:r>
            <w:r w:rsidR="009C31CC">
              <w:rPr>
                <w:noProof/>
                <w:webHidden/>
              </w:rPr>
              <w:fldChar w:fldCharType="separate"/>
            </w:r>
            <w:r w:rsidR="003A14DC">
              <w:rPr>
                <w:noProof/>
                <w:webHidden/>
              </w:rPr>
              <w:t>46</w:t>
            </w:r>
            <w:r w:rsidR="009C31CC">
              <w:rPr>
                <w:noProof/>
                <w:webHidden/>
              </w:rPr>
              <w:fldChar w:fldCharType="end"/>
            </w:r>
          </w:hyperlink>
        </w:p>
        <w:p w14:paraId="7148135E" w14:textId="2CE9DD6E" w:rsidR="009C31CC" w:rsidRDefault="00000000">
          <w:pPr>
            <w:pStyle w:val="TOC1"/>
            <w:tabs>
              <w:tab w:val="right" w:leader="dot" w:pos="8270"/>
            </w:tabs>
            <w:rPr>
              <w:rFonts w:eastAsiaTheme="minorEastAsia" w:cstheme="minorBidi"/>
              <w:b w:val="0"/>
              <w:bCs w:val="0"/>
              <w:i w:val="0"/>
              <w:iCs w:val="0"/>
              <w:noProof/>
              <w:lang w:val="en-GB"/>
            </w:rPr>
          </w:pPr>
          <w:hyperlink w:anchor="_Toc66107561" w:history="1">
            <w:r w:rsidR="009C31CC" w:rsidRPr="00AB4EF0">
              <w:rPr>
                <w:rStyle w:val="Hyperlink"/>
                <w:rFonts w:ascii="Times New Roman" w:hAnsi="Times New Roman"/>
                <w:noProof/>
                <w:lang w:val="en-GB"/>
              </w:rPr>
              <w:t>7 Setting up Spectral Data</w:t>
            </w:r>
            <w:r w:rsidR="009C31CC">
              <w:rPr>
                <w:noProof/>
                <w:webHidden/>
              </w:rPr>
              <w:tab/>
            </w:r>
            <w:r w:rsidR="009C31CC">
              <w:rPr>
                <w:noProof/>
                <w:webHidden/>
              </w:rPr>
              <w:fldChar w:fldCharType="begin"/>
            </w:r>
            <w:r w:rsidR="009C31CC">
              <w:rPr>
                <w:noProof/>
                <w:webHidden/>
              </w:rPr>
              <w:instrText xml:space="preserve"> PAGEREF _Toc66107561 \h </w:instrText>
            </w:r>
            <w:r w:rsidR="009C31CC">
              <w:rPr>
                <w:noProof/>
                <w:webHidden/>
              </w:rPr>
            </w:r>
            <w:r w:rsidR="009C31CC">
              <w:rPr>
                <w:noProof/>
                <w:webHidden/>
              </w:rPr>
              <w:fldChar w:fldCharType="separate"/>
            </w:r>
            <w:r w:rsidR="003A14DC">
              <w:rPr>
                <w:noProof/>
                <w:webHidden/>
              </w:rPr>
              <w:t>47</w:t>
            </w:r>
            <w:r w:rsidR="009C31CC">
              <w:rPr>
                <w:noProof/>
                <w:webHidden/>
              </w:rPr>
              <w:fldChar w:fldCharType="end"/>
            </w:r>
          </w:hyperlink>
        </w:p>
        <w:p w14:paraId="751BEEE3" w14:textId="1E2D70AA" w:rsidR="009C31CC" w:rsidRDefault="00000000">
          <w:pPr>
            <w:pStyle w:val="TOC2"/>
            <w:tabs>
              <w:tab w:val="right" w:leader="dot" w:pos="8270"/>
            </w:tabs>
            <w:rPr>
              <w:rFonts w:eastAsiaTheme="minorEastAsia" w:cstheme="minorBidi"/>
              <w:b w:val="0"/>
              <w:bCs w:val="0"/>
              <w:noProof/>
              <w:sz w:val="24"/>
              <w:szCs w:val="24"/>
              <w:lang w:val="en-GB"/>
            </w:rPr>
          </w:pPr>
          <w:hyperlink w:anchor="_Toc66107562" w:history="1">
            <w:r w:rsidR="009C31CC" w:rsidRPr="00AB4EF0">
              <w:rPr>
                <w:rStyle w:val="Hyperlink"/>
                <w:rFonts w:ascii="Times New Roman" w:hAnsi="Times New Roman"/>
                <w:noProof/>
                <w:lang w:val="en-GB"/>
              </w:rPr>
              <w:t>7.1 Line data</w:t>
            </w:r>
            <w:r w:rsidR="009C31CC">
              <w:rPr>
                <w:noProof/>
                <w:webHidden/>
              </w:rPr>
              <w:tab/>
            </w:r>
            <w:r w:rsidR="009C31CC">
              <w:rPr>
                <w:noProof/>
                <w:webHidden/>
              </w:rPr>
              <w:fldChar w:fldCharType="begin"/>
            </w:r>
            <w:r w:rsidR="009C31CC">
              <w:rPr>
                <w:noProof/>
                <w:webHidden/>
              </w:rPr>
              <w:instrText xml:space="preserve"> PAGEREF _Toc66107562 \h </w:instrText>
            </w:r>
            <w:r w:rsidR="009C31CC">
              <w:rPr>
                <w:noProof/>
                <w:webHidden/>
              </w:rPr>
            </w:r>
            <w:r w:rsidR="009C31CC">
              <w:rPr>
                <w:noProof/>
                <w:webHidden/>
              </w:rPr>
              <w:fldChar w:fldCharType="separate"/>
            </w:r>
            <w:r w:rsidR="003A14DC">
              <w:rPr>
                <w:noProof/>
                <w:webHidden/>
              </w:rPr>
              <w:t>47</w:t>
            </w:r>
            <w:r w:rsidR="009C31CC">
              <w:rPr>
                <w:noProof/>
                <w:webHidden/>
              </w:rPr>
              <w:fldChar w:fldCharType="end"/>
            </w:r>
          </w:hyperlink>
        </w:p>
        <w:p w14:paraId="4BA8707A" w14:textId="72663CCA" w:rsidR="009C31CC" w:rsidRDefault="00000000">
          <w:pPr>
            <w:pStyle w:val="TOC3"/>
            <w:tabs>
              <w:tab w:val="right" w:leader="dot" w:pos="8270"/>
            </w:tabs>
            <w:rPr>
              <w:rFonts w:eastAsiaTheme="minorEastAsia" w:cstheme="minorBidi"/>
              <w:noProof/>
              <w:sz w:val="24"/>
              <w:szCs w:val="24"/>
              <w:lang w:val="en-GB"/>
            </w:rPr>
          </w:pPr>
          <w:hyperlink w:anchor="_Toc66107563" w:history="1">
            <w:r w:rsidR="009C31CC" w:rsidRPr="00AB4EF0">
              <w:rPr>
                <w:rStyle w:val="Hyperlink"/>
                <w:rFonts w:ascii="Times New Roman" w:hAnsi="Times New Roman"/>
                <w:b/>
                <w:noProof/>
                <w:lang w:val="en-GB"/>
              </w:rPr>
              <w:t>7.1.1 Makedb</w:t>
            </w:r>
            <w:r w:rsidR="009C31CC">
              <w:rPr>
                <w:noProof/>
                <w:webHidden/>
              </w:rPr>
              <w:tab/>
            </w:r>
            <w:r w:rsidR="009C31CC">
              <w:rPr>
                <w:noProof/>
                <w:webHidden/>
              </w:rPr>
              <w:fldChar w:fldCharType="begin"/>
            </w:r>
            <w:r w:rsidR="009C31CC">
              <w:rPr>
                <w:noProof/>
                <w:webHidden/>
              </w:rPr>
              <w:instrText xml:space="preserve"> PAGEREF _Toc66107563 \h </w:instrText>
            </w:r>
            <w:r w:rsidR="009C31CC">
              <w:rPr>
                <w:noProof/>
                <w:webHidden/>
              </w:rPr>
            </w:r>
            <w:r w:rsidR="009C31CC">
              <w:rPr>
                <w:noProof/>
                <w:webHidden/>
              </w:rPr>
              <w:fldChar w:fldCharType="separate"/>
            </w:r>
            <w:r w:rsidR="003A14DC">
              <w:rPr>
                <w:noProof/>
                <w:webHidden/>
              </w:rPr>
              <w:t>47</w:t>
            </w:r>
            <w:r w:rsidR="009C31CC">
              <w:rPr>
                <w:noProof/>
                <w:webHidden/>
              </w:rPr>
              <w:fldChar w:fldCharType="end"/>
            </w:r>
          </w:hyperlink>
        </w:p>
        <w:p w14:paraId="17EFD575" w14:textId="76AA793C" w:rsidR="009C31CC" w:rsidRDefault="00000000">
          <w:pPr>
            <w:pStyle w:val="TOC3"/>
            <w:tabs>
              <w:tab w:val="right" w:leader="dot" w:pos="8270"/>
            </w:tabs>
            <w:rPr>
              <w:rFonts w:eastAsiaTheme="minorEastAsia" w:cstheme="minorBidi"/>
              <w:noProof/>
              <w:sz w:val="24"/>
              <w:szCs w:val="24"/>
              <w:lang w:val="en-GB"/>
            </w:rPr>
          </w:pPr>
          <w:hyperlink w:anchor="_Toc66107564" w:history="1">
            <w:r w:rsidR="009C31CC" w:rsidRPr="00AB4EF0">
              <w:rPr>
                <w:rStyle w:val="Hyperlink"/>
                <w:rFonts w:ascii="Times New Roman" w:hAnsi="Times New Roman"/>
                <w:b/>
                <w:noProof/>
                <w:lang w:val="en-GB"/>
              </w:rPr>
              <w:t>7.1.2 Scan</w:t>
            </w:r>
            <w:r w:rsidR="009C31CC">
              <w:rPr>
                <w:noProof/>
                <w:webHidden/>
              </w:rPr>
              <w:tab/>
            </w:r>
            <w:r w:rsidR="009C31CC">
              <w:rPr>
                <w:noProof/>
                <w:webHidden/>
              </w:rPr>
              <w:fldChar w:fldCharType="begin"/>
            </w:r>
            <w:r w:rsidR="009C31CC">
              <w:rPr>
                <w:noProof/>
                <w:webHidden/>
              </w:rPr>
              <w:instrText xml:space="preserve"> PAGEREF _Toc66107564 \h </w:instrText>
            </w:r>
            <w:r w:rsidR="009C31CC">
              <w:rPr>
                <w:noProof/>
                <w:webHidden/>
              </w:rPr>
            </w:r>
            <w:r w:rsidR="009C31CC">
              <w:rPr>
                <w:noProof/>
                <w:webHidden/>
              </w:rPr>
              <w:fldChar w:fldCharType="separate"/>
            </w:r>
            <w:r w:rsidR="003A14DC">
              <w:rPr>
                <w:noProof/>
                <w:webHidden/>
              </w:rPr>
              <w:t>48</w:t>
            </w:r>
            <w:r w:rsidR="009C31CC">
              <w:rPr>
                <w:noProof/>
                <w:webHidden/>
              </w:rPr>
              <w:fldChar w:fldCharType="end"/>
            </w:r>
          </w:hyperlink>
        </w:p>
        <w:p w14:paraId="66DCBAE0" w14:textId="04E62D93" w:rsidR="009C31CC" w:rsidRDefault="00000000">
          <w:pPr>
            <w:pStyle w:val="TOC3"/>
            <w:tabs>
              <w:tab w:val="right" w:leader="dot" w:pos="8270"/>
            </w:tabs>
            <w:rPr>
              <w:rFonts w:eastAsiaTheme="minorEastAsia" w:cstheme="minorBidi"/>
              <w:noProof/>
              <w:sz w:val="24"/>
              <w:szCs w:val="24"/>
              <w:lang w:val="en-GB"/>
            </w:rPr>
          </w:pPr>
          <w:hyperlink w:anchor="_Toc66107565" w:history="1">
            <w:r w:rsidR="009C31CC" w:rsidRPr="00AB4EF0">
              <w:rPr>
                <w:rStyle w:val="Hyperlink"/>
                <w:rFonts w:ascii="Times New Roman" w:hAnsi="Times New Roman"/>
                <w:b/>
                <w:noProof/>
                <w:lang w:val="en-GB"/>
              </w:rPr>
              <w:t>7.1.3 Check_index</w:t>
            </w:r>
            <w:r w:rsidR="009C31CC">
              <w:rPr>
                <w:noProof/>
                <w:webHidden/>
              </w:rPr>
              <w:tab/>
            </w:r>
            <w:r w:rsidR="009C31CC">
              <w:rPr>
                <w:noProof/>
                <w:webHidden/>
              </w:rPr>
              <w:fldChar w:fldCharType="begin"/>
            </w:r>
            <w:r w:rsidR="009C31CC">
              <w:rPr>
                <w:noProof/>
                <w:webHidden/>
              </w:rPr>
              <w:instrText xml:space="preserve"> PAGEREF _Toc66107565 \h </w:instrText>
            </w:r>
            <w:r w:rsidR="009C31CC">
              <w:rPr>
                <w:noProof/>
                <w:webHidden/>
              </w:rPr>
            </w:r>
            <w:r w:rsidR="009C31CC">
              <w:rPr>
                <w:noProof/>
                <w:webHidden/>
              </w:rPr>
              <w:fldChar w:fldCharType="separate"/>
            </w:r>
            <w:r w:rsidR="003A14DC">
              <w:rPr>
                <w:noProof/>
                <w:webHidden/>
              </w:rPr>
              <w:t>48</w:t>
            </w:r>
            <w:r w:rsidR="009C31CC">
              <w:rPr>
                <w:noProof/>
                <w:webHidden/>
              </w:rPr>
              <w:fldChar w:fldCharType="end"/>
            </w:r>
          </w:hyperlink>
        </w:p>
        <w:p w14:paraId="3CFA0741" w14:textId="79631005" w:rsidR="009C31CC" w:rsidRDefault="00000000">
          <w:pPr>
            <w:pStyle w:val="TOC3"/>
            <w:tabs>
              <w:tab w:val="right" w:leader="dot" w:pos="8270"/>
            </w:tabs>
            <w:rPr>
              <w:rFonts w:eastAsiaTheme="minorEastAsia" w:cstheme="minorBidi"/>
              <w:noProof/>
              <w:sz w:val="24"/>
              <w:szCs w:val="24"/>
              <w:lang w:val="en-GB"/>
            </w:rPr>
          </w:pPr>
          <w:hyperlink w:anchor="_Toc66107566" w:history="1">
            <w:r w:rsidR="009C31CC" w:rsidRPr="00AB4EF0">
              <w:rPr>
                <w:rStyle w:val="Hyperlink"/>
                <w:rFonts w:ascii="Times New Roman" w:hAnsi="Times New Roman"/>
                <w:b/>
                <w:noProof/>
                <w:lang w:val="en-GB"/>
              </w:rPr>
              <w:t>7.1.4 Li_lines</w:t>
            </w:r>
            <w:r w:rsidR="009C31CC">
              <w:rPr>
                <w:noProof/>
                <w:webHidden/>
              </w:rPr>
              <w:tab/>
            </w:r>
            <w:r w:rsidR="009C31CC">
              <w:rPr>
                <w:noProof/>
                <w:webHidden/>
              </w:rPr>
              <w:fldChar w:fldCharType="begin"/>
            </w:r>
            <w:r w:rsidR="009C31CC">
              <w:rPr>
                <w:noProof/>
                <w:webHidden/>
              </w:rPr>
              <w:instrText xml:space="preserve"> PAGEREF _Toc66107566 \h </w:instrText>
            </w:r>
            <w:r w:rsidR="009C31CC">
              <w:rPr>
                <w:noProof/>
                <w:webHidden/>
              </w:rPr>
            </w:r>
            <w:r w:rsidR="009C31CC">
              <w:rPr>
                <w:noProof/>
                <w:webHidden/>
              </w:rPr>
              <w:fldChar w:fldCharType="separate"/>
            </w:r>
            <w:r w:rsidR="003A14DC">
              <w:rPr>
                <w:noProof/>
                <w:webHidden/>
              </w:rPr>
              <w:t>48</w:t>
            </w:r>
            <w:r w:rsidR="009C31CC">
              <w:rPr>
                <w:noProof/>
                <w:webHidden/>
              </w:rPr>
              <w:fldChar w:fldCharType="end"/>
            </w:r>
          </w:hyperlink>
        </w:p>
        <w:p w14:paraId="5EF52752" w14:textId="5938579A" w:rsidR="009C31CC" w:rsidRDefault="00000000">
          <w:pPr>
            <w:pStyle w:val="TOC3"/>
            <w:tabs>
              <w:tab w:val="right" w:leader="dot" w:pos="8270"/>
            </w:tabs>
            <w:rPr>
              <w:rFonts w:eastAsiaTheme="minorEastAsia" w:cstheme="minorBidi"/>
              <w:noProof/>
              <w:sz w:val="24"/>
              <w:szCs w:val="24"/>
              <w:lang w:val="en-GB"/>
            </w:rPr>
          </w:pPr>
          <w:hyperlink w:anchor="_Toc66107567" w:history="1">
            <w:r w:rsidR="009C31CC" w:rsidRPr="00AB4EF0">
              <w:rPr>
                <w:rStyle w:val="Hyperlink"/>
                <w:rFonts w:ascii="Times New Roman" w:hAnsi="Times New Roman"/>
                <w:b/>
                <w:noProof/>
                <w:lang w:val="en-GB"/>
              </w:rPr>
              <w:t>7.1.5 Pl_lines</w:t>
            </w:r>
            <w:r w:rsidR="009C31CC">
              <w:rPr>
                <w:noProof/>
                <w:webHidden/>
              </w:rPr>
              <w:tab/>
            </w:r>
            <w:r w:rsidR="009C31CC">
              <w:rPr>
                <w:noProof/>
                <w:webHidden/>
              </w:rPr>
              <w:fldChar w:fldCharType="begin"/>
            </w:r>
            <w:r w:rsidR="009C31CC">
              <w:rPr>
                <w:noProof/>
                <w:webHidden/>
              </w:rPr>
              <w:instrText xml:space="preserve"> PAGEREF _Toc66107567 \h </w:instrText>
            </w:r>
            <w:r w:rsidR="009C31CC">
              <w:rPr>
                <w:noProof/>
                <w:webHidden/>
              </w:rPr>
            </w:r>
            <w:r w:rsidR="009C31CC">
              <w:rPr>
                <w:noProof/>
                <w:webHidden/>
              </w:rPr>
              <w:fldChar w:fldCharType="separate"/>
            </w:r>
            <w:r w:rsidR="003A14DC">
              <w:rPr>
                <w:noProof/>
                <w:webHidden/>
              </w:rPr>
              <w:t>48</w:t>
            </w:r>
            <w:r w:rsidR="009C31CC">
              <w:rPr>
                <w:noProof/>
                <w:webHidden/>
              </w:rPr>
              <w:fldChar w:fldCharType="end"/>
            </w:r>
          </w:hyperlink>
        </w:p>
        <w:p w14:paraId="7DF26567" w14:textId="5CEB6106" w:rsidR="009C31CC" w:rsidRDefault="00000000">
          <w:pPr>
            <w:pStyle w:val="TOC3"/>
            <w:tabs>
              <w:tab w:val="right" w:leader="dot" w:pos="8270"/>
            </w:tabs>
            <w:rPr>
              <w:rFonts w:eastAsiaTheme="minorEastAsia" w:cstheme="minorBidi"/>
              <w:noProof/>
              <w:sz w:val="24"/>
              <w:szCs w:val="24"/>
              <w:lang w:val="en-GB"/>
            </w:rPr>
          </w:pPr>
          <w:hyperlink w:anchor="_Toc66107568" w:history="1">
            <w:r w:rsidR="009C31CC" w:rsidRPr="00AB4EF0">
              <w:rPr>
                <w:rStyle w:val="Hyperlink"/>
                <w:rFonts w:ascii="Times New Roman" w:hAnsi="Times New Roman"/>
                <w:b/>
                <w:noProof/>
                <w:lang w:val="en-GB"/>
              </w:rPr>
              <w:t>7.1.6 Select</w:t>
            </w:r>
            <w:r w:rsidR="009C31CC">
              <w:rPr>
                <w:noProof/>
                <w:webHidden/>
              </w:rPr>
              <w:tab/>
            </w:r>
            <w:r w:rsidR="009C31CC">
              <w:rPr>
                <w:noProof/>
                <w:webHidden/>
              </w:rPr>
              <w:fldChar w:fldCharType="begin"/>
            </w:r>
            <w:r w:rsidR="009C31CC">
              <w:rPr>
                <w:noProof/>
                <w:webHidden/>
              </w:rPr>
              <w:instrText xml:space="preserve"> PAGEREF _Toc66107568 \h </w:instrText>
            </w:r>
            <w:r w:rsidR="009C31CC">
              <w:rPr>
                <w:noProof/>
                <w:webHidden/>
              </w:rPr>
            </w:r>
            <w:r w:rsidR="009C31CC">
              <w:rPr>
                <w:noProof/>
                <w:webHidden/>
              </w:rPr>
              <w:fldChar w:fldCharType="separate"/>
            </w:r>
            <w:r w:rsidR="003A14DC">
              <w:rPr>
                <w:noProof/>
                <w:webHidden/>
              </w:rPr>
              <w:t>48</w:t>
            </w:r>
            <w:r w:rsidR="009C31CC">
              <w:rPr>
                <w:noProof/>
                <w:webHidden/>
              </w:rPr>
              <w:fldChar w:fldCharType="end"/>
            </w:r>
          </w:hyperlink>
        </w:p>
        <w:p w14:paraId="572920D8" w14:textId="15DE44A3" w:rsidR="009C31CC" w:rsidRDefault="00000000">
          <w:pPr>
            <w:pStyle w:val="TOC3"/>
            <w:tabs>
              <w:tab w:val="right" w:leader="dot" w:pos="8270"/>
            </w:tabs>
            <w:rPr>
              <w:rFonts w:eastAsiaTheme="minorEastAsia" w:cstheme="minorBidi"/>
              <w:noProof/>
              <w:sz w:val="24"/>
              <w:szCs w:val="24"/>
              <w:lang w:val="en-GB"/>
            </w:rPr>
          </w:pPr>
          <w:hyperlink w:anchor="_Toc66107569" w:history="1">
            <w:r w:rsidR="009C31CC" w:rsidRPr="00AB4EF0">
              <w:rPr>
                <w:rStyle w:val="Hyperlink"/>
                <w:rFonts w:ascii="Times New Roman" w:hAnsi="Times New Roman"/>
                <w:b/>
                <w:noProof/>
                <w:lang w:val="en-GB"/>
              </w:rPr>
              <w:t>7.1.7 Selecttemp</w:t>
            </w:r>
            <w:r w:rsidR="009C31CC">
              <w:rPr>
                <w:noProof/>
                <w:webHidden/>
              </w:rPr>
              <w:tab/>
            </w:r>
            <w:r w:rsidR="009C31CC">
              <w:rPr>
                <w:noProof/>
                <w:webHidden/>
              </w:rPr>
              <w:fldChar w:fldCharType="begin"/>
            </w:r>
            <w:r w:rsidR="009C31CC">
              <w:rPr>
                <w:noProof/>
                <w:webHidden/>
              </w:rPr>
              <w:instrText xml:space="preserve"> PAGEREF _Toc66107569 \h </w:instrText>
            </w:r>
            <w:r w:rsidR="009C31CC">
              <w:rPr>
                <w:noProof/>
                <w:webHidden/>
              </w:rPr>
            </w:r>
            <w:r w:rsidR="009C31CC">
              <w:rPr>
                <w:noProof/>
                <w:webHidden/>
              </w:rPr>
              <w:fldChar w:fldCharType="separate"/>
            </w:r>
            <w:r w:rsidR="003A14DC">
              <w:rPr>
                <w:noProof/>
                <w:webHidden/>
              </w:rPr>
              <w:t>50</w:t>
            </w:r>
            <w:r w:rsidR="009C31CC">
              <w:rPr>
                <w:noProof/>
                <w:webHidden/>
              </w:rPr>
              <w:fldChar w:fldCharType="end"/>
            </w:r>
          </w:hyperlink>
        </w:p>
        <w:p w14:paraId="5FDDE532" w14:textId="792706F6" w:rsidR="009C31CC" w:rsidRDefault="00000000">
          <w:pPr>
            <w:pStyle w:val="TOC3"/>
            <w:tabs>
              <w:tab w:val="right" w:leader="dot" w:pos="8270"/>
            </w:tabs>
            <w:rPr>
              <w:rFonts w:eastAsiaTheme="minorEastAsia" w:cstheme="minorBidi"/>
              <w:noProof/>
              <w:sz w:val="24"/>
              <w:szCs w:val="24"/>
              <w:lang w:val="en-GB"/>
            </w:rPr>
          </w:pPr>
          <w:hyperlink w:anchor="_Toc66107570" w:history="1">
            <w:r w:rsidR="009C31CC" w:rsidRPr="00AB4EF0">
              <w:rPr>
                <w:rStyle w:val="Hyperlink"/>
                <w:rFonts w:ascii="Times New Roman" w:hAnsi="Times New Roman"/>
                <w:b/>
                <w:noProof/>
                <w:lang w:val="en-GB"/>
              </w:rPr>
              <w:t>7.1.8 Selecttemploop</w:t>
            </w:r>
            <w:r w:rsidR="009C31CC">
              <w:rPr>
                <w:noProof/>
                <w:webHidden/>
              </w:rPr>
              <w:tab/>
            </w:r>
            <w:r w:rsidR="009C31CC">
              <w:rPr>
                <w:noProof/>
                <w:webHidden/>
              </w:rPr>
              <w:fldChar w:fldCharType="begin"/>
            </w:r>
            <w:r w:rsidR="009C31CC">
              <w:rPr>
                <w:noProof/>
                <w:webHidden/>
              </w:rPr>
              <w:instrText xml:space="preserve"> PAGEREF _Toc66107570 \h </w:instrText>
            </w:r>
            <w:r w:rsidR="009C31CC">
              <w:rPr>
                <w:noProof/>
                <w:webHidden/>
              </w:rPr>
            </w:r>
            <w:r w:rsidR="009C31CC">
              <w:rPr>
                <w:noProof/>
                <w:webHidden/>
              </w:rPr>
              <w:fldChar w:fldCharType="separate"/>
            </w:r>
            <w:r w:rsidR="003A14DC">
              <w:rPr>
                <w:noProof/>
                <w:webHidden/>
              </w:rPr>
              <w:t>51</w:t>
            </w:r>
            <w:r w:rsidR="009C31CC">
              <w:rPr>
                <w:noProof/>
                <w:webHidden/>
              </w:rPr>
              <w:fldChar w:fldCharType="end"/>
            </w:r>
          </w:hyperlink>
        </w:p>
        <w:p w14:paraId="5EAE8A20" w14:textId="4CCF09D2" w:rsidR="009C31CC" w:rsidRDefault="00000000">
          <w:pPr>
            <w:pStyle w:val="TOC3"/>
            <w:tabs>
              <w:tab w:val="right" w:leader="dot" w:pos="8270"/>
            </w:tabs>
            <w:rPr>
              <w:rFonts w:eastAsiaTheme="minorEastAsia" w:cstheme="minorBidi"/>
              <w:noProof/>
              <w:sz w:val="24"/>
              <w:szCs w:val="24"/>
              <w:lang w:val="en-GB"/>
            </w:rPr>
          </w:pPr>
          <w:hyperlink w:anchor="_Toc66107571" w:history="1">
            <w:r w:rsidR="009C31CC" w:rsidRPr="00AB4EF0">
              <w:rPr>
                <w:rStyle w:val="Hyperlink"/>
                <w:rFonts w:ascii="Times New Roman" w:hAnsi="Times New Roman"/>
                <w:b/>
                <w:noProof/>
                <w:lang w:val="en-GB"/>
              </w:rPr>
              <w:t>7.1.9 Cp_lines</w:t>
            </w:r>
            <w:r w:rsidR="009C31CC">
              <w:rPr>
                <w:noProof/>
                <w:webHidden/>
              </w:rPr>
              <w:tab/>
            </w:r>
            <w:r w:rsidR="009C31CC">
              <w:rPr>
                <w:noProof/>
                <w:webHidden/>
              </w:rPr>
              <w:fldChar w:fldCharType="begin"/>
            </w:r>
            <w:r w:rsidR="009C31CC">
              <w:rPr>
                <w:noProof/>
                <w:webHidden/>
              </w:rPr>
              <w:instrText xml:space="preserve"> PAGEREF _Toc66107571 \h </w:instrText>
            </w:r>
            <w:r w:rsidR="009C31CC">
              <w:rPr>
                <w:noProof/>
                <w:webHidden/>
              </w:rPr>
            </w:r>
            <w:r w:rsidR="009C31CC">
              <w:rPr>
                <w:noProof/>
                <w:webHidden/>
              </w:rPr>
              <w:fldChar w:fldCharType="separate"/>
            </w:r>
            <w:r w:rsidR="003A14DC">
              <w:rPr>
                <w:noProof/>
                <w:webHidden/>
              </w:rPr>
              <w:t>51</w:t>
            </w:r>
            <w:r w:rsidR="009C31CC">
              <w:rPr>
                <w:noProof/>
                <w:webHidden/>
              </w:rPr>
              <w:fldChar w:fldCharType="end"/>
            </w:r>
          </w:hyperlink>
        </w:p>
        <w:p w14:paraId="68F5DB18" w14:textId="700BA1D1" w:rsidR="009C31CC" w:rsidRDefault="00000000">
          <w:pPr>
            <w:pStyle w:val="TOC3"/>
            <w:tabs>
              <w:tab w:val="right" w:leader="dot" w:pos="8270"/>
            </w:tabs>
            <w:rPr>
              <w:rFonts w:eastAsiaTheme="minorEastAsia" w:cstheme="minorBidi"/>
              <w:noProof/>
              <w:sz w:val="24"/>
              <w:szCs w:val="24"/>
              <w:lang w:val="en-GB"/>
            </w:rPr>
          </w:pPr>
          <w:hyperlink w:anchor="_Toc66107572" w:history="1">
            <w:r w:rsidR="009C31CC" w:rsidRPr="00AB4EF0">
              <w:rPr>
                <w:rStyle w:val="Hyperlink"/>
                <w:rFonts w:ascii="Times New Roman" w:hAnsi="Times New Roman"/>
                <w:b/>
                <w:noProof/>
                <w:lang w:val="en-GB"/>
              </w:rPr>
              <w:t>7.1.10 Summary</w:t>
            </w:r>
            <w:r w:rsidR="009C31CC">
              <w:rPr>
                <w:noProof/>
                <w:webHidden/>
              </w:rPr>
              <w:tab/>
            </w:r>
            <w:r w:rsidR="009C31CC">
              <w:rPr>
                <w:noProof/>
                <w:webHidden/>
              </w:rPr>
              <w:fldChar w:fldCharType="begin"/>
            </w:r>
            <w:r w:rsidR="009C31CC">
              <w:rPr>
                <w:noProof/>
                <w:webHidden/>
              </w:rPr>
              <w:instrText xml:space="preserve"> PAGEREF _Toc66107572 \h </w:instrText>
            </w:r>
            <w:r w:rsidR="009C31CC">
              <w:rPr>
                <w:noProof/>
                <w:webHidden/>
              </w:rPr>
            </w:r>
            <w:r w:rsidR="009C31CC">
              <w:rPr>
                <w:noProof/>
                <w:webHidden/>
              </w:rPr>
              <w:fldChar w:fldCharType="separate"/>
            </w:r>
            <w:r w:rsidR="003A14DC">
              <w:rPr>
                <w:noProof/>
                <w:webHidden/>
              </w:rPr>
              <w:t>51</w:t>
            </w:r>
            <w:r w:rsidR="009C31CC">
              <w:rPr>
                <w:noProof/>
                <w:webHidden/>
              </w:rPr>
              <w:fldChar w:fldCharType="end"/>
            </w:r>
          </w:hyperlink>
        </w:p>
        <w:p w14:paraId="3AE31005" w14:textId="3C86D476" w:rsidR="009C31CC" w:rsidRDefault="00000000">
          <w:pPr>
            <w:pStyle w:val="TOC3"/>
            <w:tabs>
              <w:tab w:val="right" w:leader="dot" w:pos="8270"/>
            </w:tabs>
            <w:rPr>
              <w:rFonts w:eastAsiaTheme="minorEastAsia" w:cstheme="minorBidi"/>
              <w:noProof/>
              <w:sz w:val="24"/>
              <w:szCs w:val="24"/>
              <w:lang w:val="en-GB"/>
            </w:rPr>
          </w:pPr>
          <w:hyperlink w:anchor="_Toc66107573" w:history="1">
            <w:r w:rsidR="009C31CC" w:rsidRPr="00AB4EF0">
              <w:rPr>
                <w:rStyle w:val="Hyperlink"/>
                <w:rFonts w:ascii="Times New Roman" w:hAnsi="Times New Roman"/>
                <w:b/>
                <w:noProof/>
                <w:lang w:val="en-GB"/>
              </w:rPr>
              <w:t>7.1.11 Merge</w:t>
            </w:r>
            <w:r w:rsidR="009C31CC">
              <w:rPr>
                <w:noProof/>
                <w:webHidden/>
              </w:rPr>
              <w:tab/>
            </w:r>
            <w:r w:rsidR="009C31CC">
              <w:rPr>
                <w:noProof/>
                <w:webHidden/>
              </w:rPr>
              <w:fldChar w:fldCharType="begin"/>
            </w:r>
            <w:r w:rsidR="009C31CC">
              <w:rPr>
                <w:noProof/>
                <w:webHidden/>
              </w:rPr>
              <w:instrText xml:space="preserve"> PAGEREF _Toc66107573 \h </w:instrText>
            </w:r>
            <w:r w:rsidR="009C31CC">
              <w:rPr>
                <w:noProof/>
                <w:webHidden/>
              </w:rPr>
            </w:r>
            <w:r w:rsidR="009C31CC">
              <w:rPr>
                <w:noProof/>
                <w:webHidden/>
              </w:rPr>
              <w:fldChar w:fldCharType="separate"/>
            </w:r>
            <w:r w:rsidR="003A14DC">
              <w:rPr>
                <w:noProof/>
                <w:webHidden/>
              </w:rPr>
              <w:t>51</w:t>
            </w:r>
            <w:r w:rsidR="009C31CC">
              <w:rPr>
                <w:noProof/>
                <w:webHidden/>
              </w:rPr>
              <w:fldChar w:fldCharType="end"/>
            </w:r>
          </w:hyperlink>
        </w:p>
        <w:p w14:paraId="33EA63AA" w14:textId="3ABE62B1" w:rsidR="009C31CC" w:rsidRDefault="00000000">
          <w:pPr>
            <w:pStyle w:val="TOC3"/>
            <w:tabs>
              <w:tab w:val="right" w:leader="dot" w:pos="8270"/>
            </w:tabs>
            <w:rPr>
              <w:rFonts w:eastAsiaTheme="minorEastAsia" w:cstheme="minorBidi"/>
              <w:noProof/>
              <w:sz w:val="24"/>
              <w:szCs w:val="24"/>
              <w:lang w:val="en-GB"/>
            </w:rPr>
          </w:pPr>
          <w:hyperlink w:anchor="_Toc66107574" w:history="1">
            <w:r w:rsidR="009C31CC" w:rsidRPr="00AB4EF0">
              <w:rPr>
                <w:rStyle w:val="Hyperlink"/>
                <w:rFonts w:ascii="Times New Roman" w:hAnsi="Times New Roman"/>
                <w:b/>
                <w:noProof/>
                <w:lang w:val="en-GB"/>
              </w:rPr>
              <w:t>7.1.12 Line data Strengths and Absorber Amounts Units</w:t>
            </w:r>
            <w:r w:rsidR="009C31CC">
              <w:rPr>
                <w:noProof/>
                <w:webHidden/>
              </w:rPr>
              <w:tab/>
            </w:r>
            <w:r w:rsidR="009C31CC">
              <w:rPr>
                <w:noProof/>
                <w:webHidden/>
              </w:rPr>
              <w:fldChar w:fldCharType="begin"/>
            </w:r>
            <w:r w:rsidR="009C31CC">
              <w:rPr>
                <w:noProof/>
                <w:webHidden/>
              </w:rPr>
              <w:instrText xml:space="preserve"> PAGEREF _Toc66107574 \h </w:instrText>
            </w:r>
            <w:r w:rsidR="009C31CC">
              <w:rPr>
                <w:noProof/>
                <w:webHidden/>
              </w:rPr>
            </w:r>
            <w:r w:rsidR="009C31CC">
              <w:rPr>
                <w:noProof/>
                <w:webHidden/>
              </w:rPr>
              <w:fldChar w:fldCharType="separate"/>
            </w:r>
            <w:r w:rsidR="003A14DC">
              <w:rPr>
                <w:noProof/>
                <w:webHidden/>
              </w:rPr>
              <w:t>51</w:t>
            </w:r>
            <w:r w:rsidR="009C31CC">
              <w:rPr>
                <w:noProof/>
                <w:webHidden/>
              </w:rPr>
              <w:fldChar w:fldCharType="end"/>
            </w:r>
          </w:hyperlink>
        </w:p>
        <w:p w14:paraId="41FE2E0D" w14:textId="1CDF63F8" w:rsidR="009C31CC" w:rsidRDefault="00000000">
          <w:pPr>
            <w:pStyle w:val="TOC3"/>
            <w:tabs>
              <w:tab w:val="right" w:leader="dot" w:pos="8270"/>
            </w:tabs>
            <w:rPr>
              <w:rFonts w:eastAsiaTheme="minorEastAsia" w:cstheme="minorBidi"/>
              <w:noProof/>
              <w:sz w:val="24"/>
              <w:szCs w:val="24"/>
              <w:lang w:val="en-GB"/>
            </w:rPr>
          </w:pPr>
          <w:hyperlink w:anchor="_Toc66107575" w:history="1">
            <w:r w:rsidR="009C31CC" w:rsidRPr="00AB4EF0">
              <w:rPr>
                <w:rStyle w:val="Hyperlink"/>
                <w:b/>
                <w:noProof/>
                <w:lang w:val="en-GB"/>
              </w:rPr>
              <w:t>7.1.13 Partition Functions</w:t>
            </w:r>
            <w:r w:rsidR="009C31CC">
              <w:rPr>
                <w:noProof/>
                <w:webHidden/>
              </w:rPr>
              <w:tab/>
            </w:r>
            <w:r w:rsidR="009C31CC">
              <w:rPr>
                <w:noProof/>
                <w:webHidden/>
              </w:rPr>
              <w:fldChar w:fldCharType="begin"/>
            </w:r>
            <w:r w:rsidR="009C31CC">
              <w:rPr>
                <w:noProof/>
                <w:webHidden/>
              </w:rPr>
              <w:instrText xml:space="preserve"> PAGEREF _Toc66107575 \h </w:instrText>
            </w:r>
            <w:r w:rsidR="009C31CC">
              <w:rPr>
                <w:noProof/>
                <w:webHidden/>
              </w:rPr>
            </w:r>
            <w:r w:rsidR="009C31CC">
              <w:rPr>
                <w:noProof/>
                <w:webHidden/>
              </w:rPr>
              <w:fldChar w:fldCharType="separate"/>
            </w:r>
            <w:r w:rsidR="003A14DC">
              <w:rPr>
                <w:noProof/>
                <w:webHidden/>
              </w:rPr>
              <w:t>52</w:t>
            </w:r>
            <w:r w:rsidR="009C31CC">
              <w:rPr>
                <w:noProof/>
                <w:webHidden/>
              </w:rPr>
              <w:fldChar w:fldCharType="end"/>
            </w:r>
          </w:hyperlink>
        </w:p>
        <w:p w14:paraId="4F397287" w14:textId="579DD5CE" w:rsidR="009C31CC" w:rsidRDefault="00000000">
          <w:pPr>
            <w:pStyle w:val="TOC2"/>
            <w:tabs>
              <w:tab w:val="right" w:leader="dot" w:pos="8270"/>
            </w:tabs>
            <w:rPr>
              <w:rFonts w:eastAsiaTheme="minorEastAsia" w:cstheme="minorBidi"/>
              <w:b w:val="0"/>
              <w:bCs w:val="0"/>
              <w:noProof/>
              <w:sz w:val="24"/>
              <w:szCs w:val="24"/>
              <w:lang w:val="en-GB"/>
            </w:rPr>
          </w:pPr>
          <w:hyperlink w:anchor="_Toc66107576" w:history="1">
            <w:r w:rsidR="009C31CC" w:rsidRPr="00AB4EF0">
              <w:rPr>
                <w:rStyle w:val="Hyperlink"/>
                <w:rFonts w:ascii="Times New Roman" w:hAnsi="Times New Roman"/>
                <w:noProof/>
                <w:lang w:val="en-GB"/>
              </w:rPr>
              <w:t>7.2 Band Data</w:t>
            </w:r>
            <w:r w:rsidR="009C31CC">
              <w:rPr>
                <w:noProof/>
                <w:webHidden/>
              </w:rPr>
              <w:tab/>
            </w:r>
            <w:r w:rsidR="009C31CC">
              <w:rPr>
                <w:noProof/>
                <w:webHidden/>
              </w:rPr>
              <w:fldChar w:fldCharType="begin"/>
            </w:r>
            <w:r w:rsidR="009C31CC">
              <w:rPr>
                <w:noProof/>
                <w:webHidden/>
              </w:rPr>
              <w:instrText xml:space="preserve"> PAGEREF _Toc66107576 \h </w:instrText>
            </w:r>
            <w:r w:rsidR="009C31CC">
              <w:rPr>
                <w:noProof/>
                <w:webHidden/>
              </w:rPr>
            </w:r>
            <w:r w:rsidR="009C31CC">
              <w:rPr>
                <w:noProof/>
                <w:webHidden/>
              </w:rPr>
              <w:fldChar w:fldCharType="separate"/>
            </w:r>
            <w:r w:rsidR="003A14DC">
              <w:rPr>
                <w:noProof/>
                <w:webHidden/>
              </w:rPr>
              <w:t>53</w:t>
            </w:r>
            <w:r w:rsidR="009C31CC">
              <w:rPr>
                <w:noProof/>
                <w:webHidden/>
              </w:rPr>
              <w:fldChar w:fldCharType="end"/>
            </w:r>
          </w:hyperlink>
        </w:p>
        <w:p w14:paraId="69EB7BA8" w14:textId="34E1A3DF" w:rsidR="009C31CC" w:rsidRDefault="00000000">
          <w:pPr>
            <w:pStyle w:val="TOC3"/>
            <w:tabs>
              <w:tab w:val="right" w:leader="dot" w:pos="8270"/>
            </w:tabs>
            <w:rPr>
              <w:rFonts w:eastAsiaTheme="minorEastAsia" w:cstheme="minorBidi"/>
              <w:noProof/>
              <w:sz w:val="24"/>
              <w:szCs w:val="24"/>
              <w:lang w:val="en-GB"/>
            </w:rPr>
          </w:pPr>
          <w:hyperlink w:anchor="_Toc66107577" w:history="1">
            <w:r w:rsidR="009C31CC" w:rsidRPr="00AB4EF0">
              <w:rPr>
                <w:rStyle w:val="Hyperlink"/>
                <w:rFonts w:ascii="Times New Roman" w:hAnsi="Times New Roman"/>
                <w:b/>
                <w:noProof/>
                <w:lang w:val="en-GB"/>
              </w:rPr>
              <w:t>7.2.1 Makeband</w:t>
            </w:r>
            <w:r w:rsidR="009C31CC">
              <w:rPr>
                <w:noProof/>
                <w:webHidden/>
              </w:rPr>
              <w:tab/>
            </w:r>
            <w:r w:rsidR="009C31CC">
              <w:rPr>
                <w:noProof/>
                <w:webHidden/>
              </w:rPr>
              <w:fldChar w:fldCharType="begin"/>
            </w:r>
            <w:r w:rsidR="009C31CC">
              <w:rPr>
                <w:noProof/>
                <w:webHidden/>
              </w:rPr>
              <w:instrText xml:space="preserve"> PAGEREF _Toc66107577 \h </w:instrText>
            </w:r>
            <w:r w:rsidR="009C31CC">
              <w:rPr>
                <w:noProof/>
                <w:webHidden/>
              </w:rPr>
            </w:r>
            <w:r w:rsidR="009C31CC">
              <w:rPr>
                <w:noProof/>
                <w:webHidden/>
              </w:rPr>
              <w:fldChar w:fldCharType="separate"/>
            </w:r>
            <w:r w:rsidR="003A14DC">
              <w:rPr>
                <w:noProof/>
                <w:webHidden/>
              </w:rPr>
              <w:t>55</w:t>
            </w:r>
            <w:r w:rsidR="009C31CC">
              <w:rPr>
                <w:noProof/>
                <w:webHidden/>
              </w:rPr>
              <w:fldChar w:fldCharType="end"/>
            </w:r>
          </w:hyperlink>
        </w:p>
        <w:p w14:paraId="09F3DB57" w14:textId="1085CC84" w:rsidR="009C31CC" w:rsidRDefault="00000000">
          <w:pPr>
            <w:pStyle w:val="TOC3"/>
            <w:tabs>
              <w:tab w:val="right" w:leader="dot" w:pos="8270"/>
            </w:tabs>
            <w:rPr>
              <w:rFonts w:eastAsiaTheme="minorEastAsia" w:cstheme="minorBidi"/>
              <w:noProof/>
              <w:sz w:val="24"/>
              <w:szCs w:val="24"/>
              <w:lang w:val="en-GB"/>
            </w:rPr>
          </w:pPr>
          <w:hyperlink w:anchor="_Toc66107578" w:history="1">
            <w:r w:rsidR="009C31CC" w:rsidRPr="00AB4EF0">
              <w:rPr>
                <w:rStyle w:val="Hyperlink"/>
                <w:rFonts w:ascii="Times New Roman" w:hAnsi="Times New Roman"/>
                <w:b/>
                <w:noProof/>
                <w:lang w:val="en-GB"/>
              </w:rPr>
              <w:t>7.2.2 Convert_data</w:t>
            </w:r>
            <w:r w:rsidR="009C31CC">
              <w:rPr>
                <w:noProof/>
                <w:webHidden/>
              </w:rPr>
              <w:tab/>
            </w:r>
            <w:r w:rsidR="009C31CC">
              <w:rPr>
                <w:noProof/>
                <w:webHidden/>
              </w:rPr>
              <w:fldChar w:fldCharType="begin"/>
            </w:r>
            <w:r w:rsidR="009C31CC">
              <w:rPr>
                <w:noProof/>
                <w:webHidden/>
              </w:rPr>
              <w:instrText xml:space="preserve"> PAGEREF _Toc66107578 \h </w:instrText>
            </w:r>
            <w:r w:rsidR="009C31CC">
              <w:rPr>
                <w:noProof/>
                <w:webHidden/>
              </w:rPr>
            </w:r>
            <w:r w:rsidR="009C31CC">
              <w:rPr>
                <w:noProof/>
                <w:webHidden/>
              </w:rPr>
              <w:fldChar w:fldCharType="separate"/>
            </w:r>
            <w:r w:rsidR="003A14DC">
              <w:rPr>
                <w:noProof/>
                <w:webHidden/>
              </w:rPr>
              <w:t>56</w:t>
            </w:r>
            <w:r w:rsidR="009C31CC">
              <w:rPr>
                <w:noProof/>
                <w:webHidden/>
              </w:rPr>
              <w:fldChar w:fldCharType="end"/>
            </w:r>
          </w:hyperlink>
        </w:p>
        <w:p w14:paraId="6B323D05" w14:textId="3FDA65D8" w:rsidR="009C31CC" w:rsidRDefault="00000000">
          <w:pPr>
            <w:pStyle w:val="TOC2"/>
            <w:tabs>
              <w:tab w:val="right" w:leader="dot" w:pos="8270"/>
            </w:tabs>
            <w:rPr>
              <w:rFonts w:eastAsiaTheme="minorEastAsia" w:cstheme="minorBidi"/>
              <w:b w:val="0"/>
              <w:bCs w:val="0"/>
              <w:noProof/>
              <w:sz w:val="24"/>
              <w:szCs w:val="24"/>
              <w:lang w:val="en-GB"/>
            </w:rPr>
          </w:pPr>
          <w:hyperlink w:anchor="_Toc66107579" w:history="1">
            <w:r w:rsidR="009C31CC" w:rsidRPr="00AB4EF0">
              <w:rPr>
                <w:rStyle w:val="Hyperlink"/>
                <w:rFonts w:ascii="Times New Roman" w:hAnsi="Times New Roman"/>
                <w:noProof/>
                <w:lang w:val="en-GB"/>
              </w:rPr>
              <w:t>7.3 Correlated-k data</w:t>
            </w:r>
            <w:r w:rsidR="009C31CC">
              <w:rPr>
                <w:noProof/>
                <w:webHidden/>
              </w:rPr>
              <w:tab/>
            </w:r>
            <w:r w:rsidR="009C31CC">
              <w:rPr>
                <w:noProof/>
                <w:webHidden/>
              </w:rPr>
              <w:fldChar w:fldCharType="begin"/>
            </w:r>
            <w:r w:rsidR="009C31CC">
              <w:rPr>
                <w:noProof/>
                <w:webHidden/>
              </w:rPr>
              <w:instrText xml:space="preserve"> PAGEREF _Toc66107579 \h </w:instrText>
            </w:r>
            <w:r w:rsidR="009C31CC">
              <w:rPr>
                <w:noProof/>
                <w:webHidden/>
              </w:rPr>
            </w:r>
            <w:r w:rsidR="009C31CC">
              <w:rPr>
                <w:noProof/>
                <w:webHidden/>
              </w:rPr>
              <w:fldChar w:fldCharType="separate"/>
            </w:r>
            <w:r w:rsidR="003A14DC">
              <w:rPr>
                <w:noProof/>
                <w:webHidden/>
              </w:rPr>
              <w:t>57</w:t>
            </w:r>
            <w:r w:rsidR="009C31CC">
              <w:rPr>
                <w:noProof/>
                <w:webHidden/>
              </w:rPr>
              <w:fldChar w:fldCharType="end"/>
            </w:r>
          </w:hyperlink>
        </w:p>
        <w:p w14:paraId="015BCD4D" w14:textId="6B6A4729" w:rsidR="009C31CC" w:rsidRDefault="00000000">
          <w:pPr>
            <w:pStyle w:val="TOC3"/>
            <w:tabs>
              <w:tab w:val="right" w:leader="dot" w:pos="8270"/>
            </w:tabs>
            <w:rPr>
              <w:rFonts w:eastAsiaTheme="minorEastAsia" w:cstheme="minorBidi"/>
              <w:noProof/>
              <w:sz w:val="24"/>
              <w:szCs w:val="24"/>
              <w:lang w:val="en-GB"/>
            </w:rPr>
          </w:pPr>
          <w:hyperlink w:anchor="_Toc66107580" w:history="1">
            <w:r w:rsidR="009C31CC" w:rsidRPr="00AB4EF0">
              <w:rPr>
                <w:rStyle w:val="Hyperlink"/>
                <w:b/>
                <w:noProof/>
                <w:lang w:val="en-GB"/>
              </w:rPr>
              <w:t>7.3.1 Calc_fnktablec</w:t>
            </w:r>
            <w:r w:rsidR="009C31CC">
              <w:rPr>
                <w:noProof/>
                <w:webHidden/>
              </w:rPr>
              <w:tab/>
            </w:r>
            <w:r w:rsidR="009C31CC">
              <w:rPr>
                <w:noProof/>
                <w:webHidden/>
              </w:rPr>
              <w:fldChar w:fldCharType="begin"/>
            </w:r>
            <w:r w:rsidR="009C31CC">
              <w:rPr>
                <w:noProof/>
                <w:webHidden/>
              </w:rPr>
              <w:instrText xml:space="preserve"> PAGEREF _Toc66107580 \h </w:instrText>
            </w:r>
            <w:r w:rsidR="009C31CC">
              <w:rPr>
                <w:noProof/>
                <w:webHidden/>
              </w:rPr>
            </w:r>
            <w:r w:rsidR="009C31CC">
              <w:rPr>
                <w:noProof/>
                <w:webHidden/>
              </w:rPr>
              <w:fldChar w:fldCharType="separate"/>
            </w:r>
            <w:r w:rsidR="003A14DC">
              <w:rPr>
                <w:noProof/>
                <w:webHidden/>
              </w:rPr>
              <w:t>57</w:t>
            </w:r>
            <w:r w:rsidR="009C31CC">
              <w:rPr>
                <w:noProof/>
                <w:webHidden/>
              </w:rPr>
              <w:fldChar w:fldCharType="end"/>
            </w:r>
          </w:hyperlink>
        </w:p>
        <w:p w14:paraId="39DFA66A" w14:textId="0D688BF4" w:rsidR="009C31CC" w:rsidRDefault="00000000">
          <w:pPr>
            <w:pStyle w:val="TOC2"/>
            <w:tabs>
              <w:tab w:val="right" w:leader="dot" w:pos="8270"/>
            </w:tabs>
            <w:rPr>
              <w:rFonts w:eastAsiaTheme="minorEastAsia" w:cstheme="minorBidi"/>
              <w:b w:val="0"/>
              <w:bCs w:val="0"/>
              <w:noProof/>
              <w:sz w:val="24"/>
              <w:szCs w:val="24"/>
              <w:lang w:val="en-GB"/>
            </w:rPr>
          </w:pPr>
          <w:hyperlink w:anchor="_Toc66107581" w:history="1">
            <w:r w:rsidR="009C31CC" w:rsidRPr="00AB4EF0">
              <w:rPr>
                <w:rStyle w:val="Hyperlink"/>
                <w:rFonts w:ascii="Times New Roman" w:hAnsi="Times New Roman"/>
                <w:noProof/>
                <w:lang w:val="en-GB"/>
              </w:rPr>
              <w:t>7.4 Gas Continua and Collision Induced Absorption (CIA)</w:t>
            </w:r>
            <w:r w:rsidR="009C31CC">
              <w:rPr>
                <w:noProof/>
                <w:webHidden/>
              </w:rPr>
              <w:tab/>
            </w:r>
            <w:r w:rsidR="009C31CC">
              <w:rPr>
                <w:noProof/>
                <w:webHidden/>
              </w:rPr>
              <w:fldChar w:fldCharType="begin"/>
            </w:r>
            <w:r w:rsidR="009C31CC">
              <w:rPr>
                <w:noProof/>
                <w:webHidden/>
              </w:rPr>
              <w:instrText xml:space="preserve"> PAGEREF _Toc66107581 \h </w:instrText>
            </w:r>
            <w:r w:rsidR="009C31CC">
              <w:rPr>
                <w:noProof/>
                <w:webHidden/>
              </w:rPr>
            </w:r>
            <w:r w:rsidR="009C31CC">
              <w:rPr>
                <w:noProof/>
                <w:webHidden/>
              </w:rPr>
              <w:fldChar w:fldCharType="separate"/>
            </w:r>
            <w:r w:rsidR="003A14DC">
              <w:rPr>
                <w:noProof/>
                <w:webHidden/>
              </w:rPr>
              <w:t>59</w:t>
            </w:r>
            <w:r w:rsidR="009C31CC">
              <w:rPr>
                <w:noProof/>
                <w:webHidden/>
              </w:rPr>
              <w:fldChar w:fldCharType="end"/>
            </w:r>
          </w:hyperlink>
        </w:p>
        <w:p w14:paraId="54000720" w14:textId="391BEC8B" w:rsidR="009C31CC" w:rsidRDefault="00000000">
          <w:pPr>
            <w:pStyle w:val="TOC1"/>
            <w:tabs>
              <w:tab w:val="right" w:leader="dot" w:pos="8270"/>
            </w:tabs>
            <w:rPr>
              <w:rFonts w:eastAsiaTheme="minorEastAsia" w:cstheme="minorBidi"/>
              <w:b w:val="0"/>
              <w:bCs w:val="0"/>
              <w:i w:val="0"/>
              <w:iCs w:val="0"/>
              <w:noProof/>
              <w:lang w:val="en-GB"/>
            </w:rPr>
          </w:pPr>
          <w:hyperlink w:anchor="_Toc66107582" w:history="1">
            <w:r w:rsidR="009C31CC" w:rsidRPr="00AB4EF0">
              <w:rPr>
                <w:rStyle w:val="Hyperlink"/>
                <w:rFonts w:ascii="Times New Roman" w:hAnsi="Times New Roman"/>
                <w:noProof/>
                <w:lang w:val="en-GB"/>
              </w:rPr>
              <w:t>8. Scattering</w:t>
            </w:r>
            <w:r w:rsidR="009C31CC">
              <w:rPr>
                <w:noProof/>
                <w:webHidden/>
              </w:rPr>
              <w:tab/>
            </w:r>
            <w:r w:rsidR="009C31CC">
              <w:rPr>
                <w:noProof/>
                <w:webHidden/>
              </w:rPr>
              <w:fldChar w:fldCharType="begin"/>
            </w:r>
            <w:r w:rsidR="009C31CC">
              <w:rPr>
                <w:noProof/>
                <w:webHidden/>
              </w:rPr>
              <w:instrText xml:space="preserve"> PAGEREF _Toc66107582 \h </w:instrText>
            </w:r>
            <w:r w:rsidR="009C31CC">
              <w:rPr>
                <w:noProof/>
                <w:webHidden/>
              </w:rPr>
            </w:r>
            <w:r w:rsidR="009C31CC">
              <w:rPr>
                <w:noProof/>
                <w:webHidden/>
              </w:rPr>
              <w:fldChar w:fldCharType="separate"/>
            </w:r>
            <w:r w:rsidR="003A14DC">
              <w:rPr>
                <w:noProof/>
                <w:webHidden/>
              </w:rPr>
              <w:t>60</w:t>
            </w:r>
            <w:r w:rsidR="009C31CC">
              <w:rPr>
                <w:noProof/>
                <w:webHidden/>
              </w:rPr>
              <w:fldChar w:fldCharType="end"/>
            </w:r>
          </w:hyperlink>
        </w:p>
        <w:p w14:paraId="201E3B08" w14:textId="7BABD56E" w:rsidR="009C31CC" w:rsidRDefault="00000000">
          <w:pPr>
            <w:pStyle w:val="TOC2"/>
            <w:tabs>
              <w:tab w:val="right" w:leader="dot" w:pos="8270"/>
            </w:tabs>
            <w:rPr>
              <w:rFonts w:eastAsiaTheme="minorEastAsia" w:cstheme="minorBidi"/>
              <w:b w:val="0"/>
              <w:bCs w:val="0"/>
              <w:noProof/>
              <w:sz w:val="24"/>
              <w:szCs w:val="24"/>
              <w:lang w:val="en-GB"/>
            </w:rPr>
          </w:pPr>
          <w:hyperlink w:anchor="_Toc66107583" w:history="1">
            <w:r w:rsidR="009C31CC" w:rsidRPr="00AB4EF0">
              <w:rPr>
                <w:rStyle w:val="Hyperlink"/>
                <w:rFonts w:ascii="Times New Roman" w:hAnsi="Times New Roman"/>
                <w:noProof/>
                <w:lang w:val="en-GB"/>
              </w:rPr>
              <w:t>8.1 Phase Functions and Normalisation</w:t>
            </w:r>
            <w:r w:rsidR="009C31CC">
              <w:rPr>
                <w:noProof/>
                <w:webHidden/>
              </w:rPr>
              <w:tab/>
            </w:r>
            <w:r w:rsidR="009C31CC">
              <w:rPr>
                <w:noProof/>
                <w:webHidden/>
              </w:rPr>
              <w:fldChar w:fldCharType="begin"/>
            </w:r>
            <w:r w:rsidR="009C31CC">
              <w:rPr>
                <w:noProof/>
                <w:webHidden/>
              </w:rPr>
              <w:instrText xml:space="preserve"> PAGEREF _Toc66107583 \h </w:instrText>
            </w:r>
            <w:r w:rsidR="009C31CC">
              <w:rPr>
                <w:noProof/>
                <w:webHidden/>
              </w:rPr>
            </w:r>
            <w:r w:rsidR="009C31CC">
              <w:rPr>
                <w:noProof/>
                <w:webHidden/>
              </w:rPr>
              <w:fldChar w:fldCharType="separate"/>
            </w:r>
            <w:r w:rsidR="003A14DC">
              <w:rPr>
                <w:noProof/>
                <w:webHidden/>
              </w:rPr>
              <w:t>60</w:t>
            </w:r>
            <w:r w:rsidR="009C31CC">
              <w:rPr>
                <w:noProof/>
                <w:webHidden/>
              </w:rPr>
              <w:fldChar w:fldCharType="end"/>
            </w:r>
          </w:hyperlink>
        </w:p>
        <w:p w14:paraId="42CB64AB" w14:textId="38564F3E" w:rsidR="009C31CC" w:rsidRDefault="00000000">
          <w:pPr>
            <w:pStyle w:val="TOC3"/>
            <w:tabs>
              <w:tab w:val="right" w:leader="dot" w:pos="8270"/>
            </w:tabs>
            <w:rPr>
              <w:rFonts w:eastAsiaTheme="minorEastAsia" w:cstheme="minorBidi"/>
              <w:noProof/>
              <w:sz w:val="24"/>
              <w:szCs w:val="24"/>
              <w:lang w:val="en-GB"/>
            </w:rPr>
          </w:pPr>
          <w:hyperlink w:anchor="_Toc66107584" w:history="1">
            <w:r w:rsidR="009C31CC" w:rsidRPr="00AB4EF0">
              <w:rPr>
                <w:rStyle w:val="Hyperlink"/>
                <w:rFonts w:ascii="Times New Roman" w:hAnsi="Times New Roman"/>
                <w:b/>
                <w:noProof/>
              </w:rPr>
              <w:t xml:space="preserve">8.1.1 Phase functions used in </w:t>
            </w:r>
            <w:r w:rsidR="009C31CC" w:rsidRPr="00AB4EF0">
              <w:rPr>
                <w:rStyle w:val="Hyperlink"/>
                <w:rFonts w:ascii="Copperplate Gothic Light" w:hAnsi="Copperplate Gothic Light"/>
                <w:b/>
                <w:noProof/>
              </w:rPr>
              <w:t>Radtrans</w:t>
            </w:r>
            <w:r w:rsidR="009C31CC">
              <w:rPr>
                <w:noProof/>
                <w:webHidden/>
              </w:rPr>
              <w:tab/>
            </w:r>
            <w:r w:rsidR="009C31CC">
              <w:rPr>
                <w:noProof/>
                <w:webHidden/>
              </w:rPr>
              <w:fldChar w:fldCharType="begin"/>
            </w:r>
            <w:r w:rsidR="009C31CC">
              <w:rPr>
                <w:noProof/>
                <w:webHidden/>
              </w:rPr>
              <w:instrText xml:space="preserve"> PAGEREF _Toc66107584 \h </w:instrText>
            </w:r>
            <w:r w:rsidR="009C31CC">
              <w:rPr>
                <w:noProof/>
                <w:webHidden/>
              </w:rPr>
            </w:r>
            <w:r w:rsidR="009C31CC">
              <w:rPr>
                <w:noProof/>
                <w:webHidden/>
              </w:rPr>
              <w:fldChar w:fldCharType="separate"/>
            </w:r>
            <w:r w:rsidR="003A14DC">
              <w:rPr>
                <w:noProof/>
                <w:webHidden/>
              </w:rPr>
              <w:t>61</w:t>
            </w:r>
            <w:r w:rsidR="009C31CC">
              <w:rPr>
                <w:noProof/>
                <w:webHidden/>
              </w:rPr>
              <w:fldChar w:fldCharType="end"/>
            </w:r>
          </w:hyperlink>
        </w:p>
        <w:p w14:paraId="0FE1C7E5" w14:textId="2218EB00" w:rsidR="009C31CC" w:rsidRDefault="00000000">
          <w:pPr>
            <w:pStyle w:val="TOC2"/>
            <w:tabs>
              <w:tab w:val="right" w:leader="dot" w:pos="8270"/>
            </w:tabs>
            <w:rPr>
              <w:rFonts w:eastAsiaTheme="minorEastAsia" w:cstheme="minorBidi"/>
              <w:b w:val="0"/>
              <w:bCs w:val="0"/>
              <w:noProof/>
              <w:sz w:val="24"/>
              <w:szCs w:val="24"/>
              <w:lang w:val="en-GB"/>
            </w:rPr>
          </w:pPr>
          <w:hyperlink w:anchor="_Toc66107585" w:history="1">
            <w:r w:rsidR="009C31CC" w:rsidRPr="00AB4EF0">
              <w:rPr>
                <w:rStyle w:val="Hyperlink"/>
                <w:rFonts w:ascii="Times New Roman" w:hAnsi="Times New Roman"/>
                <w:noProof/>
              </w:rPr>
              <w:t>8.2 Fourier Decomposition</w:t>
            </w:r>
            <w:r w:rsidR="009C31CC">
              <w:rPr>
                <w:noProof/>
                <w:webHidden/>
              </w:rPr>
              <w:tab/>
            </w:r>
            <w:r w:rsidR="009C31CC">
              <w:rPr>
                <w:noProof/>
                <w:webHidden/>
              </w:rPr>
              <w:fldChar w:fldCharType="begin"/>
            </w:r>
            <w:r w:rsidR="009C31CC">
              <w:rPr>
                <w:noProof/>
                <w:webHidden/>
              </w:rPr>
              <w:instrText xml:space="preserve"> PAGEREF _Toc66107585 \h </w:instrText>
            </w:r>
            <w:r w:rsidR="009C31CC">
              <w:rPr>
                <w:noProof/>
                <w:webHidden/>
              </w:rPr>
            </w:r>
            <w:r w:rsidR="009C31CC">
              <w:rPr>
                <w:noProof/>
                <w:webHidden/>
              </w:rPr>
              <w:fldChar w:fldCharType="separate"/>
            </w:r>
            <w:r w:rsidR="003A14DC">
              <w:rPr>
                <w:noProof/>
                <w:webHidden/>
              </w:rPr>
              <w:t>61</w:t>
            </w:r>
            <w:r w:rsidR="009C31CC">
              <w:rPr>
                <w:noProof/>
                <w:webHidden/>
              </w:rPr>
              <w:fldChar w:fldCharType="end"/>
            </w:r>
          </w:hyperlink>
        </w:p>
        <w:p w14:paraId="63BE5283" w14:textId="542963CA" w:rsidR="009C31CC" w:rsidRDefault="00000000">
          <w:pPr>
            <w:pStyle w:val="TOC2"/>
            <w:tabs>
              <w:tab w:val="right" w:leader="dot" w:pos="8270"/>
            </w:tabs>
            <w:rPr>
              <w:rFonts w:eastAsiaTheme="minorEastAsia" w:cstheme="minorBidi"/>
              <w:b w:val="0"/>
              <w:bCs w:val="0"/>
              <w:noProof/>
              <w:sz w:val="24"/>
              <w:szCs w:val="24"/>
              <w:lang w:val="en-GB"/>
            </w:rPr>
          </w:pPr>
          <w:hyperlink w:anchor="_Toc66107586" w:history="1">
            <w:r w:rsidR="009C31CC" w:rsidRPr="00AB4EF0">
              <w:rPr>
                <w:rStyle w:val="Hyperlink"/>
                <w:rFonts w:ascii="Times New Roman" w:hAnsi="Times New Roman"/>
                <w:noProof/>
              </w:rPr>
              <w:t>8.3 Doubling and adding</w:t>
            </w:r>
            <w:r w:rsidR="009C31CC">
              <w:rPr>
                <w:noProof/>
                <w:webHidden/>
              </w:rPr>
              <w:tab/>
            </w:r>
            <w:r w:rsidR="009C31CC">
              <w:rPr>
                <w:noProof/>
                <w:webHidden/>
              </w:rPr>
              <w:fldChar w:fldCharType="begin"/>
            </w:r>
            <w:r w:rsidR="009C31CC">
              <w:rPr>
                <w:noProof/>
                <w:webHidden/>
              </w:rPr>
              <w:instrText xml:space="preserve"> PAGEREF _Toc66107586 \h </w:instrText>
            </w:r>
            <w:r w:rsidR="009C31CC">
              <w:rPr>
                <w:noProof/>
                <w:webHidden/>
              </w:rPr>
            </w:r>
            <w:r w:rsidR="009C31CC">
              <w:rPr>
                <w:noProof/>
                <w:webHidden/>
              </w:rPr>
              <w:fldChar w:fldCharType="separate"/>
            </w:r>
            <w:r w:rsidR="003A14DC">
              <w:rPr>
                <w:noProof/>
                <w:webHidden/>
              </w:rPr>
              <w:t>62</w:t>
            </w:r>
            <w:r w:rsidR="009C31CC">
              <w:rPr>
                <w:noProof/>
                <w:webHidden/>
              </w:rPr>
              <w:fldChar w:fldCharType="end"/>
            </w:r>
          </w:hyperlink>
        </w:p>
        <w:p w14:paraId="17705FE2" w14:textId="6150EA78" w:rsidR="009C31CC" w:rsidRDefault="00000000">
          <w:pPr>
            <w:pStyle w:val="TOC3"/>
            <w:tabs>
              <w:tab w:val="right" w:leader="dot" w:pos="8270"/>
            </w:tabs>
            <w:rPr>
              <w:rFonts w:eastAsiaTheme="minorEastAsia" w:cstheme="minorBidi"/>
              <w:noProof/>
              <w:sz w:val="24"/>
              <w:szCs w:val="24"/>
              <w:lang w:val="en-GB"/>
            </w:rPr>
          </w:pPr>
          <w:hyperlink w:anchor="_Toc66107587" w:history="1">
            <w:r w:rsidR="009C31CC" w:rsidRPr="00AB4EF0">
              <w:rPr>
                <w:rStyle w:val="Hyperlink"/>
                <w:rFonts w:ascii="Times New Roman" w:hAnsi="Times New Roman"/>
                <w:b/>
                <w:noProof/>
              </w:rPr>
              <w:t>8.3.1 Quadrature details</w:t>
            </w:r>
            <w:r w:rsidR="009C31CC">
              <w:rPr>
                <w:noProof/>
                <w:webHidden/>
              </w:rPr>
              <w:tab/>
            </w:r>
            <w:r w:rsidR="009C31CC">
              <w:rPr>
                <w:noProof/>
                <w:webHidden/>
              </w:rPr>
              <w:fldChar w:fldCharType="begin"/>
            </w:r>
            <w:r w:rsidR="009C31CC">
              <w:rPr>
                <w:noProof/>
                <w:webHidden/>
              </w:rPr>
              <w:instrText xml:space="preserve"> PAGEREF _Toc66107587 \h </w:instrText>
            </w:r>
            <w:r w:rsidR="009C31CC">
              <w:rPr>
                <w:noProof/>
                <w:webHidden/>
              </w:rPr>
            </w:r>
            <w:r w:rsidR="009C31CC">
              <w:rPr>
                <w:noProof/>
                <w:webHidden/>
              </w:rPr>
              <w:fldChar w:fldCharType="separate"/>
            </w:r>
            <w:r w:rsidR="003A14DC">
              <w:rPr>
                <w:noProof/>
                <w:webHidden/>
              </w:rPr>
              <w:t>64</w:t>
            </w:r>
            <w:r w:rsidR="009C31CC">
              <w:rPr>
                <w:noProof/>
                <w:webHidden/>
              </w:rPr>
              <w:fldChar w:fldCharType="end"/>
            </w:r>
          </w:hyperlink>
        </w:p>
        <w:p w14:paraId="4D1B10FB" w14:textId="48ADBBA7" w:rsidR="009C31CC" w:rsidRDefault="00000000">
          <w:pPr>
            <w:pStyle w:val="TOC2"/>
            <w:tabs>
              <w:tab w:val="right" w:leader="dot" w:pos="8270"/>
            </w:tabs>
            <w:rPr>
              <w:rFonts w:eastAsiaTheme="minorEastAsia" w:cstheme="minorBidi"/>
              <w:b w:val="0"/>
              <w:bCs w:val="0"/>
              <w:noProof/>
              <w:sz w:val="24"/>
              <w:szCs w:val="24"/>
              <w:lang w:val="en-GB"/>
            </w:rPr>
          </w:pPr>
          <w:hyperlink w:anchor="_Toc66107588" w:history="1">
            <w:r w:rsidR="009C31CC" w:rsidRPr="00AB4EF0">
              <w:rPr>
                <w:rStyle w:val="Hyperlink"/>
                <w:rFonts w:ascii="Times New Roman" w:hAnsi="Times New Roman"/>
                <w:noProof/>
              </w:rPr>
              <w:t>8.4 Miscellaneous Calculation Details</w:t>
            </w:r>
            <w:r w:rsidR="009C31CC">
              <w:rPr>
                <w:noProof/>
                <w:webHidden/>
              </w:rPr>
              <w:tab/>
            </w:r>
            <w:r w:rsidR="009C31CC">
              <w:rPr>
                <w:noProof/>
                <w:webHidden/>
              </w:rPr>
              <w:fldChar w:fldCharType="begin"/>
            </w:r>
            <w:r w:rsidR="009C31CC">
              <w:rPr>
                <w:noProof/>
                <w:webHidden/>
              </w:rPr>
              <w:instrText xml:space="preserve"> PAGEREF _Toc66107588 \h </w:instrText>
            </w:r>
            <w:r w:rsidR="009C31CC">
              <w:rPr>
                <w:noProof/>
                <w:webHidden/>
              </w:rPr>
            </w:r>
            <w:r w:rsidR="009C31CC">
              <w:rPr>
                <w:noProof/>
                <w:webHidden/>
              </w:rPr>
              <w:fldChar w:fldCharType="separate"/>
            </w:r>
            <w:r w:rsidR="003A14DC">
              <w:rPr>
                <w:noProof/>
                <w:webHidden/>
              </w:rPr>
              <w:t>65</w:t>
            </w:r>
            <w:r w:rsidR="009C31CC">
              <w:rPr>
                <w:noProof/>
                <w:webHidden/>
              </w:rPr>
              <w:fldChar w:fldCharType="end"/>
            </w:r>
          </w:hyperlink>
        </w:p>
        <w:p w14:paraId="226749A6" w14:textId="71936922" w:rsidR="009C31CC" w:rsidRDefault="00000000">
          <w:pPr>
            <w:pStyle w:val="TOC2"/>
            <w:tabs>
              <w:tab w:val="right" w:leader="dot" w:pos="8270"/>
            </w:tabs>
            <w:rPr>
              <w:rFonts w:eastAsiaTheme="minorEastAsia" w:cstheme="minorBidi"/>
              <w:b w:val="0"/>
              <w:bCs w:val="0"/>
              <w:noProof/>
              <w:sz w:val="24"/>
              <w:szCs w:val="24"/>
              <w:lang w:val="en-GB"/>
            </w:rPr>
          </w:pPr>
          <w:hyperlink w:anchor="_Toc66107589" w:history="1">
            <w:r w:rsidR="009C31CC" w:rsidRPr="00AB4EF0">
              <w:rPr>
                <w:rStyle w:val="Hyperlink"/>
                <w:rFonts w:ascii="Times New Roman" w:hAnsi="Times New Roman"/>
                <w:noProof/>
                <w:lang w:val="en-GB"/>
              </w:rPr>
              <w:t>8.5 Calculating scattering properties</w:t>
            </w:r>
            <w:r w:rsidR="009C31CC">
              <w:rPr>
                <w:noProof/>
                <w:webHidden/>
              </w:rPr>
              <w:tab/>
            </w:r>
            <w:r w:rsidR="009C31CC">
              <w:rPr>
                <w:noProof/>
                <w:webHidden/>
              </w:rPr>
              <w:fldChar w:fldCharType="begin"/>
            </w:r>
            <w:r w:rsidR="009C31CC">
              <w:rPr>
                <w:noProof/>
                <w:webHidden/>
              </w:rPr>
              <w:instrText xml:space="preserve"> PAGEREF _Toc66107589 \h </w:instrText>
            </w:r>
            <w:r w:rsidR="009C31CC">
              <w:rPr>
                <w:noProof/>
                <w:webHidden/>
              </w:rPr>
            </w:r>
            <w:r w:rsidR="009C31CC">
              <w:rPr>
                <w:noProof/>
                <w:webHidden/>
              </w:rPr>
              <w:fldChar w:fldCharType="separate"/>
            </w:r>
            <w:r w:rsidR="003A14DC">
              <w:rPr>
                <w:noProof/>
                <w:webHidden/>
              </w:rPr>
              <w:t>66</w:t>
            </w:r>
            <w:r w:rsidR="009C31CC">
              <w:rPr>
                <w:noProof/>
                <w:webHidden/>
              </w:rPr>
              <w:fldChar w:fldCharType="end"/>
            </w:r>
          </w:hyperlink>
        </w:p>
        <w:p w14:paraId="6F811E53" w14:textId="78FFFCE6" w:rsidR="009C31CC" w:rsidRDefault="00000000">
          <w:pPr>
            <w:pStyle w:val="TOC3"/>
            <w:tabs>
              <w:tab w:val="right" w:leader="dot" w:pos="8270"/>
            </w:tabs>
            <w:rPr>
              <w:rFonts w:eastAsiaTheme="minorEastAsia" w:cstheme="minorBidi"/>
              <w:noProof/>
              <w:sz w:val="24"/>
              <w:szCs w:val="24"/>
              <w:lang w:val="en-GB"/>
            </w:rPr>
          </w:pPr>
          <w:hyperlink w:anchor="_Toc66107590" w:history="1">
            <w:r w:rsidR="009C31CC" w:rsidRPr="00AB4EF0">
              <w:rPr>
                <w:rStyle w:val="Hyperlink"/>
                <w:rFonts w:ascii="Times New Roman" w:hAnsi="Times New Roman"/>
                <w:b/>
                <w:noProof/>
                <w:lang w:val="en-GB"/>
              </w:rPr>
              <w:t>8.5.1 Calculating scattering properties with Makephase</w:t>
            </w:r>
            <w:r w:rsidR="009C31CC">
              <w:rPr>
                <w:noProof/>
                <w:webHidden/>
              </w:rPr>
              <w:tab/>
            </w:r>
            <w:r w:rsidR="009C31CC">
              <w:rPr>
                <w:noProof/>
                <w:webHidden/>
              </w:rPr>
              <w:fldChar w:fldCharType="begin"/>
            </w:r>
            <w:r w:rsidR="009C31CC">
              <w:rPr>
                <w:noProof/>
                <w:webHidden/>
              </w:rPr>
              <w:instrText xml:space="preserve"> PAGEREF _Toc66107590 \h </w:instrText>
            </w:r>
            <w:r w:rsidR="009C31CC">
              <w:rPr>
                <w:noProof/>
                <w:webHidden/>
              </w:rPr>
            </w:r>
            <w:r w:rsidR="009C31CC">
              <w:rPr>
                <w:noProof/>
                <w:webHidden/>
              </w:rPr>
              <w:fldChar w:fldCharType="separate"/>
            </w:r>
            <w:r w:rsidR="003A14DC">
              <w:rPr>
                <w:noProof/>
                <w:webHidden/>
              </w:rPr>
              <w:t>66</w:t>
            </w:r>
            <w:r w:rsidR="009C31CC">
              <w:rPr>
                <w:noProof/>
                <w:webHidden/>
              </w:rPr>
              <w:fldChar w:fldCharType="end"/>
            </w:r>
          </w:hyperlink>
        </w:p>
        <w:p w14:paraId="477538C2" w14:textId="0723F1C9" w:rsidR="009C31CC" w:rsidRDefault="00000000">
          <w:pPr>
            <w:pStyle w:val="TOC3"/>
            <w:tabs>
              <w:tab w:val="right" w:leader="dot" w:pos="8270"/>
            </w:tabs>
            <w:rPr>
              <w:rFonts w:eastAsiaTheme="minorEastAsia" w:cstheme="minorBidi"/>
              <w:noProof/>
              <w:sz w:val="24"/>
              <w:szCs w:val="24"/>
              <w:lang w:val="en-GB"/>
            </w:rPr>
          </w:pPr>
          <w:hyperlink w:anchor="_Toc66107591" w:history="1">
            <w:r w:rsidR="009C31CC" w:rsidRPr="00AB4EF0">
              <w:rPr>
                <w:rStyle w:val="Hyperlink"/>
                <w:rFonts w:ascii="Times New Roman" w:hAnsi="Times New Roman"/>
                <w:b/>
                <w:noProof/>
                <w:lang w:val="en-GB"/>
              </w:rPr>
              <w:t>8.5.2 Format of ‘.sca’ file.</w:t>
            </w:r>
            <w:r w:rsidR="009C31CC">
              <w:rPr>
                <w:noProof/>
                <w:webHidden/>
              </w:rPr>
              <w:tab/>
            </w:r>
            <w:r w:rsidR="009C31CC">
              <w:rPr>
                <w:noProof/>
                <w:webHidden/>
              </w:rPr>
              <w:fldChar w:fldCharType="begin"/>
            </w:r>
            <w:r w:rsidR="009C31CC">
              <w:rPr>
                <w:noProof/>
                <w:webHidden/>
              </w:rPr>
              <w:instrText xml:space="preserve"> PAGEREF _Toc66107591 \h </w:instrText>
            </w:r>
            <w:r w:rsidR="009C31CC">
              <w:rPr>
                <w:noProof/>
                <w:webHidden/>
              </w:rPr>
            </w:r>
            <w:r w:rsidR="009C31CC">
              <w:rPr>
                <w:noProof/>
                <w:webHidden/>
              </w:rPr>
              <w:fldChar w:fldCharType="separate"/>
            </w:r>
            <w:r w:rsidR="003A14DC">
              <w:rPr>
                <w:noProof/>
                <w:webHidden/>
              </w:rPr>
              <w:t>68</w:t>
            </w:r>
            <w:r w:rsidR="009C31CC">
              <w:rPr>
                <w:noProof/>
                <w:webHidden/>
              </w:rPr>
              <w:fldChar w:fldCharType="end"/>
            </w:r>
          </w:hyperlink>
        </w:p>
        <w:p w14:paraId="770F45D0" w14:textId="46C60AE8" w:rsidR="009C31CC" w:rsidRDefault="00000000">
          <w:pPr>
            <w:pStyle w:val="TOC1"/>
            <w:tabs>
              <w:tab w:val="right" w:leader="dot" w:pos="8270"/>
            </w:tabs>
            <w:rPr>
              <w:rFonts w:eastAsiaTheme="minorEastAsia" w:cstheme="minorBidi"/>
              <w:b w:val="0"/>
              <w:bCs w:val="0"/>
              <w:i w:val="0"/>
              <w:iCs w:val="0"/>
              <w:noProof/>
              <w:lang w:val="en-GB"/>
            </w:rPr>
          </w:pPr>
          <w:hyperlink w:anchor="_Toc66107592" w:history="1">
            <w:r w:rsidR="009C31CC" w:rsidRPr="00AB4EF0">
              <w:rPr>
                <w:rStyle w:val="Hyperlink"/>
                <w:rFonts w:ascii="Times New Roman" w:hAnsi="Times New Roman"/>
                <w:noProof/>
                <w:lang w:val="en-GB"/>
              </w:rPr>
              <w:t xml:space="preserve">Appendix A. </w:t>
            </w:r>
            <w:r w:rsidR="009C31CC" w:rsidRPr="00AB4EF0">
              <w:rPr>
                <w:rStyle w:val="Hyperlink"/>
                <w:rFonts w:ascii="Copperplate Gothic Light" w:hAnsi="Copperplate Gothic Light"/>
                <w:noProof/>
                <w:lang w:val="en-GB"/>
              </w:rPr>
              <w:t>Radtrans</w:t>
            </w:r>
            <w:r w:rsidR="009C31CC" w:rsidRPr="00AB4EF0">
              <w:rPr>
                <w:rStyle w:val="Hyperlink"/>
                <w:rFonts w:ascii="Times New Roman" w:hAnsi="Times New Roman"/>
                <w:noProof/>
                <w:lang w:val="en-GB"/>
              </w:rPr>
              <w:t xml:space="preserve"> gas ID codes</w:t>
            </w:r>
            <w:r w:rsidR="009C31CC">
              <w:rPr>
                <w:noProof/>
                <w:webHidden/>
              </w:rPr>
              <w:tab/>
            </w:r>
            <w:r w:rsidR="009C31CC">
              <w:rPr>
                <w:noProof/>
                <w:webHidden/>
              </w:rPr>
              <w:fldChar w:fldCharType="begin"/>
            </w:r>
            <w:r w:rsidR="009C31CC">
              <w:rPr>
                <w:noProof/>
                <w:webHidden/>
              </w:rPr>
              <w:instrText xml:space="preserve"> PAGEREF _Toc66107592 \h </w:instrText>
            </w:r>
            <w:r w:rsidR="009C31CC">
              <w:rPr>
                <w:noProof/>
                <w:webHidden/>
              </w:rPr>
            </w:r>
            <w:r w:rsidR="009C31CC">
              <w:rPr>
                <w:noProof/>
                <w:webHidden/>
              </w:rPr>
              <w:fldChar w:fldCharType="separate"/>
            </w:r>
            <w:r w:rsidR="003A14DC">
              <w:rPr>
                <w:noProof/>
                <w:webHidden/>
              </w:rPr>
              <w:t>71</w:t>
            </w:r>
            <w:r w:rsidR="009C31CC">
              <w:rPr>
                <w:noProof/>
                <w:webHidden/>
              </w:rPr>
              <w:fldChar w:fldCharType="end"/>
            </w:r>
          </w:hyperlink>
        </w:p>
        <w:p w14:paraId="3A3C25FA" w14:textId="1FF62683" w:rsidR="00847791" w:rsidRDefault="00847791">
          <w:r>
            <w:rPr>
              <w:b/>
              <w:bCs/>
              <w:noProof/>
            </w:rPr>
            <w:fldChar w:fldCharType="end"/>
          </w:r>
        </w:p>
      </w:sdtContent>
    </w:sdt>
    <w:p w14:paraId="293C0867" w14:textId="77777777" w:rsidR="00847791" w:rsidRDefault="00847791" w:rsidP="00AF3822">
      <w:pPr>
        <w:outlineLvl w:val="0"/>
        <w:rPr>
          <w:rFonts w:ascii="Times New Roman" w:hAnsi="Times New Roman"/>
          <w:b/>
          <w:lang w:val="en-GB"/>
        </w:rPr>
      </w:pPr>
    </w:p>
    <w:p w14:paraId="38195130" w14:textId="77777777" w:rsidR="00221720" w:rsidRDefault="00221720">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70D5FA42" w14:textId="2B92C196" w:rsidR="00AF3822" w:rsidRPr="005C667E" w:rsidRDefault="00AF3822" w:rsidP="00AF3822">
      <w:pPr>
        <w:outlineLvl w:val="0"/>
        <w:rPr>
          <w:rFonts w:ascii="Times New Roman" w:hAnsi="Times New Roman"/>
          <w:b/>
          <w:lang w:val="en-GB"/>
        </w:rPr>
      </w:pPr>
      <w:bookmarkStart w:id="0" w:name="_Toc66107526"/>
      <w:r w:rsidRPr="005C667E">
        <w:rPr>
          <w:rFonts w:ascii="Times New Roman" w:hAnsi="Times New Roman"/>
          <w:b/>
          <w:lang w:val="en-GB"/>
        </w:rPr>
        <w:lastRenderedPageBreak/>
        <w:t>0. Overview</w:t>
      </w:r>
      <w:bookmarkEnd w:id="0"/>
    </w:p>
    <w:p w14:paraId="5BEE9822" w14:textId="77777777" w:rsidR="00AF3822" w:rsidRPr="005C667E" w:rsidRDefault="00AF3822" w:rsidP="00AF3822">
      <w:pPr>
        <w:rPr>
          <w:rFonts w:ascii="Times New Roman" w:hAnsi="Times New Roman"/>
          <w:b/>
          <w:lang w:val="en-GB"/>
        </w:rPr>
      </w:pPr>
    </w:p>
    <w:p w14:paraId="6B4F2864" w14:textId="3CEC2501"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proofErr w:type="spellStart"/>
      <w:r w:rsidRPr="004C2847">
        <w:rPr>
          <w:rFonts w:ascii="Copperplate Gothic Light" w:hAnsi="Copperplate Gothic Light"/>
          <w:lang w:val="en-GB"/>
        </w:rPr>
        <w:t>Radtrans</w:t>
      </w:r>
      <w:proofErr w:type="spellEnd"/>
      <w:r w:rsidR="003C3C6D">
        <w:rPr>
          <w:rFonts w:ascii="Copperplate Gothic Light" w:hAnsi="Copperplate Gothic Light"/>
          <w:lang w:val="en-GB"/>
        </w:rPr>
        <w:t>,</w:t>
      </w:r>
      <w:r w:rsidRPr="005C667E">
        <w:rPr>
          <w:rFonts w:ascii="Times New Roman" w:hAnsi="Times New Roman"/>
          <w:lang w:val="en-GB"/>
        </w:rPr>
        <w:t xml:space="preserve"> which has been developed over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years</w:t>
      </w:r>
      <w:r w:rsidR="003C3C6D">
        <w:rPr>
          <w:rFonts w:ascii="Times New Roman" w:hAnsi="Times New Roman"/>
          <w:lang w:val="en-GB"/>
        </w:rPr>
        <w:t xml:space="preserve">, first by the </w:t>
      </w:r>
      <w:r w:rsidRPr="005C667E">
        <w:rPr>
          <w:rFonts w:ascii="Times New Roman" w:hAnsi="Times New Roman"/>
          <w:lang w:val="en-GB"/>
        </w:rPr>
        <w:t>Planetary Group in Oxford</w:t>
      </w:r>
      <w:r w:rsidR="003C3C6D">
        <w:rPr>
          <w:rFonts w:ascii="Times New Roman" w:hAnsi="Times New Roman"/>
          <w:lang w:val="en-GB"/>
        </w:rPr>
        <w:t xml:space="preserve">, and later by several other collaborators around the world </w:t>
      </w:r>
      <w:r w:rsidRPr="005C667E">
        <w:rPr>
          <w:rFonts w:ascii="Times New Roman" w:hAnsi="Times New Roman"/>
          <w:lang w:val="en-GB"/>
        </w:rPr>
        <w:t>for the modelling of radiances in planetary atmospheres.</w:t>
      </w:r>
    </w:p>
    <w:p w14:paraId="56CD6E93" w14:textId="77777777" w:rsidR="00AF3822" w:rsidRPr="005C667E" w:rsidRDefault="00AF3822" w:rsidP="00AF3822">
      <w:pPr>
        <w:rPr>
          <w:rFonts w:ascii="Times New Roman" w:hAnsi="Times New Roman"/>
          <w:lang w:val="en-GB"/>
        </w:rPr>
      </w:pPr>
    </w:p>
    <w:p w14:paraId="2217ED1F" w14:textId="77777777" w:rsidR="00AF3822" w:rsidRPr="005C667E" w:rsidRDefault="00AF3822" w:rsidP="00AF3822">
      <w:pPr>
        <w:outlineLvl w:val="1"/>
        <w:rPr>
          <w:rFonts w:ascii="Times New Roman" w:hAnsi="Times New Roman"/>
          <w:b/>
          <w:lang w:val="en-GB"/>
        </w:rPr>
      </w:pPr>
      <w:bookmarkStart w:id="1" w:name="_Toc66107527"/>
      <w:r w:rsidRPr="005C667E">
        <w:rPr>
          <w:rFonts w:ascii="Times New Roman" w:hAnsi="Times New Roman"/>
          <w:b/>
          <w:lang w:val="en-GB"/>
        </w:rPr>
        <w:t>0.1. Reference Documents</w:t>
      </w:r>
      <w:bookmarkEnd w:id="1"/>
    </w:p>
    <w:p w14:paraId="0AF09170" w14:textId="77777777" w:rsidR="00AF3822" w:rsidRPr="005C667E" w:rsidRDefault="00AF3822" w:rsidP="00AF3822">
      <w:pPr>
        <w:rPr>
          <w:rFonts w:ascii="Times New Roman" w:hAnsi="Times New Roman"/>
          <w:lang w:val="en-GB"/>
        </w:rPr>
      </w:pPr>
    </w:p>
    <w:p w14:paraId="4A081AA0"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w:t>
      </w:r>
      <w:proofErr w:type="spellStart"/>
      <w:r w:rsidRPr="005C667E">
        <w:rPr>
          <w:rFonts w:ascii="Times New Roman" w:hAnsi="Times New Roman"/>
          <w:lang w:val="en-GB"/>
        </w:rPr>
        <w:t>Y.</w:t>
      </w:r>
      <w:proofErr w:type="gramStart"/>
      <w:r w:rsidRPr="005C667E">
        <w:rPr>
          <w:rFonts w:ascii="Times New Roman" w:hAnsi="Times New Roman"/>
          <w:lang w:val="en-GB"/>
        </w:rPr>
        <w:t>L.Yung</w:t>
      </w:r>
      <w:proofErr w:type="spellEnd"/>
      <w:proofErr w:type="gramEnd"/>
      <w:r w:rsidRPr="005C667E">
        <w:rPr>
          <w:rFonts w:ascii="Times New Roman" w:hAnsi="Times New Roman"/>
          <w:lang w:val="en-GB"/>
        </w:rPr>
        <w:t xml:space="preserve"> (1989). </w:t>
      </w:r>
      <w:r w:rsidRPr="005C667E">
        <w:rPr>
          <w:rFonts w:ascii="Times New Roman" w:hAnsi="Times New Roman"/>
          <w:i/>
          <w:lang w:val="en-GB"/>
        </w:rPr>
        <w:t>Oxford University Press</w:t>
      </w:r>
    </w:p>
    <w:p w14:paraId="33F25B05"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Integrated Absorption of a Spectral Line with the Voigt Profile, C.D.</w:t>
      </w:r>
      <w:r w:rsidR="00E97D25">
        <w:rPr>
          <w:rFonts w:ascii="Times New Roman" w:hAnsi="Times New Roman"/>
          <w:lang w:val="en-GB"/>
        </w:rPr>
        <w:t xml:space="preserve"> </w:t>
      </w:r>
      <w:proofErr w:type="gramStart"/>
      <w:r w:rsidRPr="005C667E">
        <w:rPr>
          <w:rFonts w:ascii="Times New Roman" w:hAnsi="Times New Roman"/>
          <w:lang w:val="en-GB"/>
        </w:rPr>
        <w:t>Rodgers</w:t>
      </w:r>
      <w:proofErr w:type="gramEnd"/>
      <w:r w:rsidRPr="005C667E">
        <w:rPr>
          <w:rFonts w:ascii="Times New Roman" w:hAnsi="Times New Roman"/>
          <w:lang w:val="en-GB"/>
        </w:rPr>
        <w:t xml:space="preserve"> and A.P.</w:t>
      </w:r>
      <w:r w:rsidR="00E97D25">
        <w:rPr>
          <w:rFonts w:ascii="Times New Roman" w:hAnsi="Times New Roman"/>
          <w:lang w:val="en-GB"/>
        </w:rPr>
        <w:t xml:space="preserve"> </w:t>
      </w:r>
      <w:r w:rsidRPr="005C667E">
        <w:rPr>
          <w:rFonts w:ascii="Times New Roman" w:hAnsi="Times New Roman"/>
          <w:lang w:val="en-GB"/>
        </w:rPr>
        <w:t xml:space="preserve">Williams (1974).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739AA20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w:t>
      </w:r>
      <w:r w:rsidR="00E97D25">
        <w:rPr>
          <w:rFonts w:ascii="Times New Roman" w:hAnsi="Times New Roman"/>
          <w:lang w:val="en-GB"/>
        </w:rPr>
        <w:t xml:space="preserve"> </w:t>
      </w:r>
      <w:r w:rsidRPr="005C667E">
        <w:rPr>
          <w:rFonts w:ascii="Times New Roman" w:hAnsi="Times New Roman"/>
          <w:lang w:val="en-GB"/>
        </w:rPr>
        <w:t>Rodgers (1976). NCAR/TN-116+1A</w:t>
      </w:r>
    </w:p>
    <w:p w14:paraId="0E481216"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Spectral Parameters of Methane for Remote Sounding of the Jovian Atmosphere, E.K.</w:t>
      </w:r>
      <w:r w:rsidR="00E97D25">
        <w:rPr>
          <w:rFonts w:ascii="Times New Roman" w:hAnsi="Times New Roman"/>
          <w:lang w:val="en-GB"/>
        </w:rPr>
        <w:t xml:space="preserve"> </w:t>
      </w:r>
      <w:r w:rsidRPr="005C667E">
        <w:rPr>
          <w:rFonts w:ascii="Times New Roman" w:hAnsi="Times New Roman"/>
          <w:lang w:val="en-GB"/>
        </w:rPr>
        <w:t xml:space="preserve">Strong (1992).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7DEA9A8C" w14:textId="77777777" w:rsidR="00AF3822" w:rsidRPr="005C667E" w:rsidRDefault="00AF3822" w:rsidP="003C3C6D">
      <w:pPr>
        <w:ind w:left="709" w:hanging="709"/>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2C37F4C8"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w:t>
      </w:r>
      <w:r w:rsidR="00E97D25">
        <w:rPr>
          <w:rFonts w:ascii="Times New Roman" w:hAnsi="Times New Roman"/>
          <w:lang w:val="en-GB"/>
        </w:rPr>
        <w:t xml:space="preserve"> </w:t>
      </w:r>
      <w:proofErr w:type="spellStart"/>
      <w:r w:rsidRPr="005C667E">
        <w:rPr>
          <w:rFonts w:ascii="Times New Roman" w:hAnsi="Times New Roman"/>
          <w:lang w:val="en-GB"/>
        </w:rPr>
        <w:t>Lacis</w:t>
      </w:r>
      <w:proofErr w:type="spellEnd"/>
      <w:r w:rsidRPr="005C667E">
        <w:rPr>
          <w:rFonts w:ascii="Times New Roman" w:hAnsi="Times New Roman"/>
          <w:lang w:val="en-GB"/>
        </w:rPr>
        <w:t xml:space="preserve"> and </w:t>
      </w:r>
      <w:proofErr w:type="spellStart"/>
      <w:proofErr w:type="gramStart"/>
      <w:r w:rsidRPr="005C667E">
        <w:rPr>
          <w:rFonts w:ascii="Times New Roman" w:hAnsi="Times New Roman"/>
          <w:lang w:val="en-GB"/>
        </w:rPr>
        <w:t>V.Oinas</w:t>
      </w:r>
      <w:proofErr w:type="spellEnd"/>
      <w:proofErr w:type="gramEnd"/>
      <w:r w:rsidRPr="005C667E">
        <w:rPr>
          <w:rFonts w:ascii="Times New Roman" w:hAnsi="Times New Roman"/>
          <w:lang w:val="en-GB"/>
        </w:rPr>
        <w:t xml:space="preserve">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9B6634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The Correlated-k Method for Radiation Calculations in Nonhomogeneous Atmospheres, R.</w:t>
      </w:r>
      <w:r w:rsidR="00E97D25">
        <w:rPr>
          <w:rFonts w:ascii="Times New Roman" w:hAnsi="Times New Roman"/>
          <w:lang w:val="en-GB"/>
        </w:rPr>
        <w:t xml:space="preserve"> </w:t>
      </w:r>
      <w:r w:rsidRPr="005C667E">
        <w:rPr>
          <w:rFonts w:ascii="Times New Roman" w:hAnsi="Times New Roman"/>
          <w:lang w:val="en-GB"/>
        </w:rPr>
        <w:t>Goody, R.</w:t>
      </w:r>
      <w:r w:rsidR="00E97D25">
        <w:rPr>
          <w:rFonts w:ascii="Times New Roman" w:hAnsi="Times New Roman"/>
          <w:lang w:val="en-GB"/>
        </w:rPr>
        <w:t xml:space="preserve"> </w:t>
      </w:r>
      <w:r w:rsidRPr="005C667E">
        <w:rPr>
          <w:rFonts w:ascii="Times New Roman" w:hAnsi="Times New Roman"/>
          <w:lang w:val="en-GB"/>
        </w:rPr>
        <w:t>West, L.</w:t>
      </w:r>
      <w:r w:rsidR="00E97D25">
        <w:rPr>
          <w:rFonts w:ascii="Times New Roman" w:hAnsi="Times New Roman"/>
          <w:lang w:val="en-GB"/>
        </w:rPr>
        <w:t xml:space="preserve"> </w:t>
      </w:r>
      <w:r w:rsidRPr="005C667E">
        <w:rPr>
          <w:rFonts w:ascii="Times New Roman" w:hAnsi="Times New Roman"/>
          <w:lang w:val="en-GB"/>
        </w:rPr>
        <w:t xml:space="preserve">Chen and </w:t>
      </w:r>
      <w:proofErr w:type="spellStart"/>
      <w:proofErr w:type="gramStart"/>
      <w:r w:rsidRPr="005C667E">
        <w:rPr>
          <w:rFonts w:ascii="Times New Roman" w:hAnsi="Times New Roman"/>
          <w:lang w:val="en-GB"/>
        </w:rPr>
        <w:t>D.Crisp</w:t>
      </w:r>
      <w:proofErr w:type="spellEnd"/>
      <w:proofErr w:type="gram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50CD8EA"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w:t>
      </w:r>
      <w:r w:rsidR="00E97D25">
        <w:rPr>
          <w:rFonts w:ascii="Times New Roman" w:hAnsi="Times New Roman"/>
          <w:lang w:val="en-GB"/>
        </w:rPr>
        <w:t xml:space="preserve"> </w:t>
      </w:r>
      <w:proofErr w:type="spellStart"/>
      <w:r w:rsidRPr="005C667E">
        <w:rPr>
          <w:rFonts w:ascii="Times New Roman" w:hAnsi="Times New Roman"/>
          <w:lang w:val="en-GB"/>
        </w:rPr>
        <w:t>Delaye</w:t>
      </w:r>
      <w:proofErr w:type="spellEnd"/>
      <w:r w:rsidRPr="005C667E">
        <w:rPr>
          <w:rFonts w:ascii="Times New Roman" w:hAnsi="Times New Roman"/>
          <w:lang w:val="en-GB"/>
        </w:rPr>
        <w:t>, J-M</w:t>
      </w:r>
      <w:r w:rsidR="00E97D25">
        <w:rPr>
          <w:rFonts w:ascii="Times New Roman" w:hAnsi="Times New Roman"/>
          <w:lang w:val="en-GB"/>
        </w:rPr>
        <w:t>.</w:t>
      </w:r>
      <w:r w:rsidRPr="005C667E">
        <w:rPr>
          <w:rFonts w:ascii="Times New Roman" w:hAnsi="Times New Roman"/>
          <w:lang w:val="en-GB"/>
        </w:rPr>
        <w:t xml:space="preserve"> Hartmann and </w:t>
      </w:r>
      <w:proofErr w:type="spellStart"/>
      <w:proofErr w:type="gramStart"/>
      <w:r w:rsidRPr="005C667E">
        <w:rPr>
          <w:rFonts w:ascii="Times New Roman" w:hAnsi="Times New Roman"/>
          <w:lang w:val="en-GB"/>
        </w:rPr>
        <w:t>J.Taine</w:t>
      </w:r>
      <w:proofErr w:type="spellEnd"/>
      <w:proofErr w:type="gramEnd"/>
      <w:r w:rsidRPr="005C667E">
        <w:rPr>
          <w:rFonts w:ascii="Times New Roman" w:hAnsi="Times New Roman"/>
          <w:lang w:val="en-GB"/>
        </w:rPr>
        <w:t xml:space="preserv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38EA75B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Estimation of Rotational Line Widths of Carbon Dioxide Bands, G.</w:t>
      </w:r>
      <w:r w:rsidR="00E97D25">
        <w:rPr>
          <w:rFonts w:ascii="Times New Roman" w:hAnsi="Times New Roman"/>
          <w:lang w:val="en-GB"/>
        </w:rPr>
        <w:t xml:space="preserve"> </w:t>
      </w:r>
      <w:r w:rsidRPr="005C667E">
        <w:rPr>
          <w:rFonts w:ascii="Times New Roman" w:hAnsi="Times New Roman"/>
          <w:lang w:val="en-GB"/>
        </w:rPr>
        <w:t>Yamamoto, M.</w:t>
      </w:r>
      <w:r w:rsidR="00E97D25">
        <w:rPr>
          <w:rFonts w:ascii="Times New Roman" w:hAnsi="Times New Roman"/>
          <w:lang w:val="en-GB"/>
        </w:rPr>
        <w:t xml:space="preserve"> </w:t>
      </w:r>
      <w:proofErr w:type="gramStart"/>
      <w:r w:rsidRPr="005C667E">
        <w:rPr>
          <w:rFonts w:ascii="Times New Roman" w:hAnsi="Times New Roman"/>
          <w:lang w:val="en-GB"/>
        </w:rPr>
        <w:t>Tanaka</w:t>
      </w:r>
      <w:proofErr w:type="gramEnd"/>
      <w:r w:rsidRPr="005C667E">
        <w:rPr>
          <w:rFonts w:ascii="Times New Roman" w:hAnsi="Times New Roman"/>
          <w:lang w:val="en-GB"/>
        </w:rPr>
        <w:t xml:space="preserve"> and T.</w:t>
      </w:r>
      <w:r w:rsidR="00E97D25">
        <w:rPr>
          <w:rFonts w:ascii="Times New Roman" w:hAnsi="Times New Roman"/>
          <w:lang w:val="en-GB"/>
        </w:rPr>
        <w:t xml:space="preserve"> </w:t>
      </w:r>
      <w:r w:rsidRPr="005C667E">
        <w:rPr>
          <w:rFonts w:ascii="Times New Roman" w:hAnsi="Times New Roman"/>
          <w:lang w:val="en-GB"/>
        </w:rPr>
        <w:t xml:space="preserve">Aoki (1969),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15B34FE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1B0D9AB4"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Light Scattering in Planetary Atmospheres, J.E.</w:t>
      </w:r>
      <w:r w:rsidR="00E97D25">
        <w:rPr>
          <w:rFonts w:ascii="Times New Roman" w:hAnsi="Times New Roman"/>
          <w:lang w:val="en-GB"/>
        </w:rPr>
        <w:t xml:space="preserve"> </w:t>
      </w:r>
      <w:proofErr w:type="gramStart"/>
      <w:r w:rsidRPr="005C667E">
        <w:rPr>
          <w:rFonts w:ascii="Times New Roman" w:hAnsi="Times New Roman"/>
          <w:lang w:val="en-GB"/>
        </w:rPr>
        <w:t>Hansen</w:t>
      </w:r>
      <w:proofErr w:type="gramEnd"/>
      <w:r w:rsidRPr="005C667E">
        <w:rPr>
          <w:rFonts w:ascii="Times New Roman" w:hAnsi="Times New Roman"/>
          <w:lang w:val="en-GB"/>
        </w:rPr>
        <w:t xml:space="preserve"> and L.D.</w:t>
      </w:r>
      <w:r w:rsidR="00E97D25">
        <w:rPr>
          <w:rFonts w:ascii="Times New Roman" w:hAnsi="Times New Roman"/>
          <w:lang w:val="en-GB"/>
        </w:rPr>
        <w:t xml:space="preserve"> </w:t>
      </w:r>
      <w:r w:rsidRPr="005C667E">
        <w:rPr>
          <w:rFonts w:ascii="Times New Roman" w:hAnsi="Times New Roman"/>
          <w:lang w:val="en-GB"/>
        </w:rPr>
        <w:t xml:space="preserve">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73F4A4E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Modelling of Pressure-Induced FIR Absorption spectra: Molecular Hydrogen Pairs, J.</w:t>
      </w:r>
      <w:r w:rsidR="00E97D25">
        <w:rPr>
          <w:rFonts w:ascii="Times New Roman" w:hAnsi="Times New Roman"/>
          <w:lang w:val="en-GB"/>
        </w:rPr>
        <w:t xml:space="preserve"> </w:t>
      </w:r>
      <w:proofErr w:type="spellStart"/>
      <w:r w:rsidRPr="005C667E">
        <w:rPr>
          <w:rFonts w:ascii="Times New Roman" w:hAnsi="Times New Roman"/>
          <w:lang w:val="en-GB"/>
        </w:rPr>
        <w:t>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0B6851D9" w14:textId="4F59C971" w:rsidR="00AF3822" w:rsidRPr="005C667E" w:rsidRDefault="00AF3822" w:rsidP="003C3C6D">
      <w:pPr>
        <w:ind w:left="709" w:hanging="709"/>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w:t>
      </w:r>
      <w:r w:rsidR="003C3C6D">
        <w:rPr>
          <w:rFonts w:ascii="Times New Roman" w:hAnsi="Times New Roman"/>
          <w:lang w:val="en-GB"/>
        </w:rPr>
        <w:t>-</w:t>
      </w:r>
      <w:r w:rsidRPr="005C667E">
        <w:rPr>
          <w:rFonts w:ascii="Times New Roman" w:hAnsi="Times New Roman"/>
          <w:lang w:val="en-GB"/>
        </w:rPr>
        <w:t>translational Absorption Spectra of H</w:t>
      </w:r>
      <w:r w:rsidRPr="005C667E">
        <w:rPr>
          <w:rFonts w:ascii="Times New Roman" w:hAnsi="Times New Roman"/>
          <w:position w:val="-4"/>
          <w:sz w:val="20"/>
          <w:lang w:val="en-GB"/>
        </w:rPr>
        <w:t>2</w:t>
      </w:r>
      <w:r w:rsidR="00E97D25">
        <w:rPr>
          <w:rFonts w:ascii="Times New Roman" w:hAnsi="Times New Roman"/>
          <w:lang w:val="en-GB"/>
        </w:rPr>
        <w:t>–</w:t>
      </w:r>
      <w:r w:rsidRPr="005C667E">
        <w:rPr>
          <w:rFonts w:ascii="Times New Roman" w:hAnsi="Times New Roman"/>
          <w:lang w:val="en-GB"/>
        </w:rPr>
        <w:t>He</w:t>
      </w:r>
      <w:r w:rsidR="00E97D25">
        <w:rPr>
          <w:rFonts w:ascii="Times New Roman" w:hAnsi="Times New Roman"/>
          <w:lang w:val="en-GB"/>
        </w:rPr>
        <w:t xml:space="preserve"> </w:t>
      </w:r>
      <w:r w:rsidRPr="005C667E">
        <w:rPr>
          <w:rFonts w:ascii="Times New Roman" w:hAnsi="Times New Roman"/>
          <w:lang w:val="en-GB"/>
        </w:rPr>
        <w:t>pairs at temperatures from 40 to 3000K, J.</w:t>
      </w:r>
      <w:r w:rsidR="00E97D25">
        <w:rPr>
          <w:rFonts w:ascii="Times New Roman" w:hAnsi="Times New Roman"/>
          <w:lang w:val="en-GB"/>
        </w:rPr>
        <w:t xml:space="preserve"> </w:t>
      </w:r>
      <w:proofErr w:type="spellStart"/>
      <w:r w:rsidRPr="005C667E">
        <w:rPr>
          <w:rFonts w:ascii="Times New Roman" w:hAnsi="Times New Roman"/>
          <w:lang w:val="en-GB"/>
        </w:rPr>
        <w:t>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3C18B066" w14:textId="77777777" w:rsidR="00AF3822" w:rsidRDefault="00AF3822" w:rsidP="003C3C6D">
      <w:pPr>
        <w:ind w:left="709" w:hanging="709"/>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1A34063C" w14:textId="77777777" w:rsidR="00AF3822" w:rsidRDefault="00AF3822" w:rsidP="003C3C6D">
      <w:pPr>
        <w:ind w:left="709" w:hanging="709"/>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w:t>
      </w:r>
      <w:r w:rsidR="00E97D25">
        <w:rPr>
          <w:rFonts w:ascii="Times New Roman" w:hAnsi="Times New Roman"/>
          <w:lang w:val="en-GB"/>
        </w:rPr>
        <w:t xml:space="preserve"> </w:t>
      </w:r>
      <w:r>
        <w:rPr>
          <w:rFonts w:ascii="Times New Roman" w:hAnsi="Times New Roman"/>
          <w:lang w:val="en-GB"/>
        </w:rPr>
        <w:t>Irwin (2003), Springer-Praxis.</w:t>
      </w:r>
    </w:p>
    <w:p w14:paraId="58DFE2B8" w14:textId="77777777" w:rsidR="00AF3822" w:rsidRDefault="00AF3822" w:rsidP="003C3C6D">
      <w:pPr>
        <w:ind w:left="709" w:hanging="709"/>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0098C28" w14:textId="77777777" w:rsidR="00AF3822" w:rsidRDefault="00AF3822" w:rsidP="003C3C6D">
      <w:pPr>
        <w:ind w:left="709" w:hanging="709"/>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9528FCF" w14:textId="77777777" w:rsidR="00AF3822" w:rsidRDefault="00AF3822" w:rsidP="003C3C6D">
      <w:pPr>
        <w:ind w:left="709" w:hanging="709"/>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5F63B14B" w14:textId="6105974F" w:rsidR="00AF3822" w:rsidRDefault="00AF3822" w:rsidP="003C3C6D">
      <w:pPr>
        <w:ind w:left="709" w:hanging="709"/>
        <w:rPr>
          <w:rFonts w:ascii="Times New Roman" w:hAnsi="Times New Roman"/>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2E8AAAA3" w14:textId="77777777" w:rsidR="003C3C6D" w:rsidRDefault="003C3C6D" w:rsidP="00AF3822">
      <w:pPr>
        <w:ind w:left="1260" w:hanging="900"/>
        <w:rPr>
          <w:rFonts w:ascii="Times New Roman" w:hAnsi="Times New Roman"/>
          <w:lang w:val="en-GB"/>
        </w:rPr>
      </w:pPr>
    </w:p>
    <w:p w14:paraId="0E9573D3" w14:textId="77777777" w:rsidR="00AF3822" w:rsidRDefault="00AF3822" w:rsidP="00AF3822">
      <w:pPr>
        <w:outlineLvl w:val="1"/>
        <w:rPr>
          <w:rFonts w:ascii="Times New Roman" w:hAnsi="Times New Roman"/>
          <w:b/>
        </w:rPr>
      </w:pPr>
      <w:bookmarkStart w:id="2" w:name="_Toc66107528"/>
      <w:r>
        <w:rPr>
          <w:rFonts w:ascii="Times New Roman" w:hAnsi="Times New Roman"/>
          <w:b/>
        </w:rPr>
        <w:t>0.2. Defined Fonts</w:t>
      </w:r>
      <w:bookmarkEnd w:id="2"/>
    </w:p>
    <w:p w14:paraId="16891682" w14:textId="77777777" w:rsidR="00AF3822" w:rsidRDefault="00AF3822" w:rsidP="00AF3822">
      <w:pPr>
        <w:rPr>
          <w:rFonts w:ascii="Times New Roman" w:hAnsi="Times New Roman"/>
          <w:b/>
        </w:rPr>
      </w:pPr>
    </w:p>
    <w:p w14:paraId="24313D30" w14:textId="1AEF1501" w:rsidR="00AF3822" w:rsidRDefault="003C3C6D" w:rsidP="00AF3822">
      <w:pPr>
        <w:rPr>
          <w:rFonts w:ascii="Times New Roman" w:hAnsi="Times New Roman"/>
        </w:rPr>
      </w:pPr>
      <w:proofErr w:type="gramStart"/>
      <w:r>
        <w:rPr>
          <w:rFonts w:ascii="Times New Roman" w:hAnsi="Times New Roman"/>
        </w:rPr>
        <w:t>I</w:t>
      </w:r>
      <w:r w:rsidR="00AF3822">
        <w:rPr>
          <w:rFonts w:ascii="Times New Roman" w:hAnsi="Times New Roman"/>
        </w:rPr>
        <w:t>n an attempt to</w:t>
      </w:r>
      <w:proofErr w:type="gramEnd"/>
      <w:r w:rsidR="00AF3822">
        <w:rPr>
          <w:rFonts w:ascii="Times New Roman" w:hAnsi="Times New Roman"/>
        </w:rPr>
        <w:t xml:space="preserve"> make this document easier to read the following fonts are used to denote different objects.</w:t>
      </w:r>
    </w:p>
    <w:p w14:paraId="10052A9D" w14:textId="77777777" w:rsidR="00AF3822" w:rsidRDefault="00AF3822" w:rsidP="00AF3822">
      <w:pPr>
        <w:ind w:firstLine="270"/>
        <w:rPr>
          <w:rFonts w:ascii="Times New Roman" w:hAnsi="Times New Roman"/>
        </w:rPr>
      </w:pPr>
    </w:p>
    <w:p w14:paraId="31408A2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r w:rsidR="00BC7BA9">
        <w:rPr>
          <w:rFonts w:ascii="Times New Roman" w:hAnsi="Times New Roman"/>
        </w:rPr>
        <w:t>e.g.,</w:t>
      </w:r>
      <w:r>
        <w:rPr>
          <w:rFonts w:ascii="Times New Roman" w:hAnsi="Times New Roman"/>
        </w:rPr>
        <w:t xml:space="preserve"> </w:t>
      </w:r>
      <w:proofErr w:type="spellStart"/>
      <w:r>
        <w:rPr>
          <w:rFonts w:ascii="Times New Roman" w:hAnsi="Times New Roman"/>
          <w:u w:val="single"/>
        </w:rPr>
        <w:t>Radtrans</w:t>
      </w:r>
      <w:proofErr w:type="spellEnd"/>
      <w:r>
        <w:rPr>
          <w:rFonts w:ascii="Times New Roman" w:hAnsi="Times New Roman"/>
        </w:rPr>
        <w:t xml:space="preserve"> </w:t>
      </w:r>
    </w:p>
    <w:p w14:paraId="1400A7BA" w14:textId="70C0FBB1"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r w:rsidR="00BC7BA9">
        <w:rPr>
          <w:rFonts w:ascii="Times New Roman" w:hAnsi="Times New Roman"/>
        </w:rPr>
        <w:t>e.g.,</w:t>
      </w:r>
      <w:r>
        <w:rPr>
          <w:rFonts w:ascii="Times New Roman" w:hAnsi="Times New Roman"/>
        </w:rPr>
        <w:t xml:space="preserve"> </w:t>
      </w:r>
      <w:proofErr w:type="spellStart"/>
      <w:r w:rsidRPr="003C3C6D">
        <w:rPr>
          <w:rFonts w:ascii="Copperplate Light" w:hAnsi="Copperplate Light" w:cstheme="majorHAnsi"/>
        </w:rPr>
        <w:t>Radtrans</w:t>
      </w:r>
      <w:proofErr w:type="spellEnd"/>
      <w:r w:rsidR="003C3C6D">
        <w:rPr>
          <w:rFonts w:ascii="Copperplate Gothic Light" w:hAnsi="Copperplate Gothic Light"/>
        </w:rPr>
        <w:t>.</w:t>
      </w:r>
    </w:p>
    <w:p w14:paraId="782F4ED4"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r w:rsidR="00BC7BA9">
        <w:rPr>
          <w:rFonts w:ascii="Times New Roman" w:hAnsi="Times New Roman"/>
        </w:rPr>
        <w:t>e.g.,</w:t>
      </w:r>
      <w:r>
        <w:rPr>
          <w:rFonts w:ascii="Times New Roman" w:hAnsi="Times New Roman"/>
        </w:rPr>
        <w:t xml:space="preserve"> </w:t>
      </w:r>
      <w:proofErr w:type="spellStart"/>
      <w:proofErr w:type="gramStart"/>
      <w:r>
        <w:rPr>
          <w:rFonts w:ascii="Courier New" w:hAnsi="Courier New" w:cs="Courier New"/>
        </w:rPr>
        <w:t>genrads.f</w:t>
      </w:r>
      <w:proofErr w:type="spellEnd"/>
      <w:proofErr w:type="gramEnd"/>
    </w:p>
    <w:p w14:paraId="49F00710"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r w:rsidR="00BC7BA9">
        <w:rPr>
          <w:rFonts w:ascii="Times New Roman" w:hAnsi="Times New Roman"/>
        </w:rPr>
        <w:t>e.g.,</w:t>
      </w:r>
      <w:r>
        <w:rPr>
          <w:rFonts w:ascii="Times New Roman" w:hAnsi="Times New Roman"/>
        </w:rPr>
        <w:t xml:space="preserve"> NCONV, IMOD.</w:t>
      </w:r>
    </w:p>
    <w:p w14:paraId="184BC7F5" w14:textId="77777777" w:rsidR="00BC7BA9" w:rsidRDefault="00BC7BA9" w:rsidP="00AF3822">
      <w:pPr>
        <w:outlineLvl w:val="0"/>
        <w:rPr>
          <w:rFonts w:ascii="Times New Roman" w:hAnsi="Times New Roman"/>
        </w:rPr>
      </w:pPr>
    </w:p>
    <w:p w14:paraId="2E42BEFF" w14:textId="77777777" w:rsidR="00BC7BA9" w:rsidRDefault="00BC7BA9">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51A610EE" w14:textId="77777777" w:rsidR="00AF3822" w:rsidRPr="00BC7BA9" w:rsidRDefault="00AF3822" w:rsidP="009C31CC">
      <w:pPr>
        <w:overflowPunct/>
        <w:autoSpaceDE/>
        <w:autoSpaceDN/>
        <w:adjustRightInd/>
        <w:jc w:val="left"/>
        <w:textAlignment w:val="auto"/>
        <w:outlineLvl w:val="0"/>
        <w:rPr>
          <w:rFonts w:ascii="Times New Roman" w:hAnsi="Times New Roman"/>
        </w:rPr>
      </w:pPr>
      <w:bookmarkStart w:id="3" w:name="_Toc66107529"/>
      <w:r w:rsidRPr="005C667E">
        <w:rPr>
          <w:rFonts w:ascii="Times New Roman" w:hAnsi="Times New Roman"/>
          <w:b/>
          <w:lang w:val="en-GB"/>
        </w:rPr>
        <w:lastRenderedPageBreak/>
        <w:t>1. Introduction</w:t>
      </w:r>
      <w:bookmarkEnd w:id="3"/>
    </w:p>
    <w:p w14:paraId="6AE4618F" w14:textId="77777777" w:rsidR="00AF3822" w:rsidRPr="005C667E" w:rsidRDefault="00AF3822" w:rsidP="00AF3822">
      <w:pPr>
        <w:rPr>
          <w:rFonts w:ascii="Times New Roman" w:hAnsi="Times New Roman"/>
          <w:b/>
          <w:lang w:val="en-GB"/>
        </w:rPr>
      </w:pPr>
    </w:p>
    <w:p w14:paraId="567FA8C1" w14:textId="51910789"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003C3C6D" w:rsidRPr="003C3C6D">
        <w:rPr>
          <w:rFonts w:ascii="Copperplate Light" w:hAnsi="Copperplate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003C3C6D" w:rsidRPr="003C3C6D">
        <w:rPr>
          <w:rFonts w:ascii="Copperplate Light" w:hAnsi="Copperplate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w:t>
      </w:r>
      <w:proofErr w:type="spellStart"/>
      <w:r>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7A79CD0D" w14:textId="77777777" w:rsidR="00AF3822" w:rsidRDefault="00AF3822" w:rsidP="00AF3822">
      <w:pPr>
        <w:rPr>
          <w:rFonts w:ascii="Times New Roman" w:hAnsi="Times New Roman"/>
          <w:lang w:val="en-GB"/>
        </w:rPr>
      </w:pPr>
    </w:p>
    <w:p w14:paraId="2DBC5CDE" w14:textId="7284C8C1" w:rsidR="00AF3822" w:rsidRDefault="00AF3822" w:rsidP="00AF3822">
      <w:pPr>
        <w:rPr>
          <w:rFonts w:ascii="Times New Roman" w:hAnsi="Times New Roman"/>
          <w:lang w:val="en-GB"/>
        </w:rPr>
      </w:pPr>
      <w:proofErr w:type="spellStart"/>
      <w:r w:rsidRPr="003C3C6D">
        <w:rPr>
          <w:rFonts w:ascii="Copperplate Light" w:hAnsi="Copperplate Light"/>
          <w:lang w:val="en-GB"/>
        </w:rPr>
        <w:t>Radtrans</w:t>
      </w:r>
      <w:proofErr w:type="spellEnd"/>
      <w:r w:rsidRPr="005C667E">
        <w:rPr>
          <w:rFonts w:ascii="Times New Roman" w:hAnsi="Times New Roman"/>
          <w:lang w:val="en-GB"/>
        </w:rPr>
        <w:t xml:space="preserve"> </w:t>
      </w:r>
      <w:r w:rsidR="00E97D25">
        <w:rPr>
          <w:rFonts w:ascii="Times New Roman" w:hAnsi="Times New Roman"/>
          <w:lang w:val="en-GB"/>
        </w:rPr>
        <w:t>was developed</w:t>
      </w:r>
      <w:r w:rsidRPr="005C667E">
        <w:rPr>
          <w:rFonts w:ascii="Times New Roman" w:hAnsi="Times New Roman"/>
          <w:lang w:val="en-GB"/>
        </w:rPr>
        <w:t xml:space="preserve"> from </w:t>
      </w:r>
      <w:proofErr w:type="spellStart"/>
      <w:r w:rsidRPr="003C3C6D">
        <w:rPr>
          <w:rFonts w:ascii="Copperplate Light" w:hAnsi="Copperplate Light"/>
          <w:lang w:val="en-GB"/>
        </w:rPr>
        <w:t>Genlbl</w:t>
      </w:r>
      <w:proofErr w:type="spellEnd"/>
      <w:r w:rsidRPr="003C3C6D">
        <w:rPr>
          <w:rFonts w:ascii="Copperplate Light" w:hAnsi="Copperplate Light"/>
          <w:lang w:val="en-GB"/>
        </w:rPr>
        <w:t>,</w:t>
      </w:r>
      <w:r w:rsidRPr="005C667E">
        <w:rPr>
          <w:rFonts w:ascii="Times New Roman" w:hAnsi="Times New Roman"/>
          <w:lang w:val="en-GB"/>
        </w:rPr>
        <w:t xml:space="preserve"> a general</w:t>
      </w:r>
      <w:r w:rsidR="00E97D25">
        <w:rPr>
          <w:rFonts w:ascii="Times New Roman" w:hAnsi="Times New Roman"/>
          <w:lang w:val="en-GB"/>
        </w:rPr>
        <w:t>-</w:t>
      </w:r>
      <w:r w:rsidRPr="005C667E">
        <w:rPr>
          <w:rFonts w:ascii="Times New Roman" w:hAnsi="Times New Roman"/>
          <w:lang w:val="en-GB"/>
        </w:rPr>
        <w:t>purpose line-by-line transmission cal</w:t>
      </w:r>
      <w:r>
        <w:rPr>
          <w:rFonts w:ascii="Times New Roman" w:hAnsi="Times New Roman"/>
          <w:lang w:val="en-GB"/>
        </w:rPr>
        <w:t xml:space="preserve">culation routine written </w:t>
      </w:r>
      <w:r w:rsidR="00E97D25">
        <w:rPr>
          <w:rFonts w:ascii="Times New Roman" w:hAnsi="Times New Roman"/>
          <w:lang w:val="en-GB"/>
        </w:rPr>
        <w:t xml:space="preserve">in the 1980s </w:t>
      </w:r>
      <w:r>
        <w:rPr>
          <w:rFonts w:ascii="Times New Roman" w:hAnsi="Times New Roman"/>
          <w:lang w:val="en-GB"/>
        </w:rPr>
        <w:t xml:space="preserve">by </w:t>
      </w:r>
      <w:r w:rsidR="00BC7BA9">
        <w:rPr>
          <w:rFonts w:ascii="Times New Roman" w:hAnsi="Times New Roman"/>
          <w:lang w:val="en-GB"/>
        </w:rPr>
        <w:t xml:space="preserve">Dr </w:t>
      </w:r>
      <w:r>
        <w:rPr>
          <w:rFonts w:ascii="Times New Roman" w:hAnsi="Times New Roman"/>
          <w:lang w:val="en-GB"/>
        </w:rPr>
        <w:t xml:space="preserve">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003C3C6D" w:rsidRPr="003C3C6D">
        <w:rPr>
          <w:rFonts w:ascii="Copperplate Light" w:hAnsi="Copperplate Light"/>
          <w:lang w:val="en-GB"/>
        </w:rPr>
        <w:t>Radtrans</w:t>
      </w:r>
      <w:proofErr w:type="spellEnd"/>
      <w:r w:rsidRPr="005C667E">
        <w:rPr>
          <w:rFonts w:ascii="Times New Roman" w:hAnsi="Times New Roman"/>
          <w:lang w:val="en-GB"/>
        </w:rPr>
        <w:t xml:space="preserve"> combines the LBL functions of </w:t>
      </w:r>
      <w:proofErr w:type="spellStart"/>
      <w:r w:rsidR="003C3C6D" w:rsidRPr="003C3C6D">
        <w:rPr>
          <w:rFonts w:ascii="Copperplate Light" w:hAnsi="Copperplate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w:t>
      </w:r>
      <w:proofErr w:type="gramStart"/>
      <w:r w:rsidRPr="005C667E">
        <w:rPr>
          <w:rFonts w:ascii="Times New Roman" w:hAnsi="Times New Roman"/>
          <w:lang w:val="en-GB"/>
        </w:rPr>
        <w:t xml:space="preserve">particular </w:t>
      </w:r>
      <w:r>
        <w:rPr>
          <w:rFonts w:ascii="Times New Roman" w:hAnsi="Times New Roman"/>
          <w:lang w:val="en-GB"/>
        </w:rPr>
        <w:t>RT</w:t>
      </w:r>
      <w:proofErr w:type="gramEnd"/>
      <w:r>
        <w:rPr>
          <w:rFonts w:ascii="Times New Roman" w:hAnsi="Times New Roman"/>
          <w:lang w:val="en-GB"/>
        </w:rPr>
        <w:t xml:space="preserve">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2E436EEA" w14:textId="77777777" w:rsidR="00AF3822" w:rsidRDefault="00AF3822" w:rsidP="00AF3822">
      <w:pPr>
        <w:rPr>
          <w:rFonts w:ascii="Times New Roman" w:hAnsi="Times New Roman"/>
          <w:lang w:val="en-GB"/>
        </w:rPr>
      </w:pPr>
    </w:p>
    <w:p w14:paraId="6C02DEAC" w14:textId="77777777" w:rsidR="00BC7BA9" w:rsidRDefault="00BC7BA9" w:rsidP="00BC7BA9">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w:t>
      </w:r>
      <w:proofErr w:type="gramStart"/>
      <w:r w:rsidRPr="005C667E">
        <w:rPr>
          <w:rFonts w:ascii="Times New Roman" w:hAnsi="Times New Roman"/>
          <w:lang w:val="en-GB"/>
        </w:rPr>
        <w:t>later</w:t>
      </w:r>
      <w:proofErr w:type="gramEnd"/>
      <w:r w:rsidRPr="005C667E">
        <w:rPr>
          <w:rFonts w:ascii="Times New Roman" w:hAnsi="Times New Roman"/>
          <w:lang w:val="en-GB"/>
        </w:rPr>
        <w:t xml:space="preserve">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45255A41" w14:textId="77777777" w:rsidR="00BC7BA9" w:rsidRDefault="00BC7BA9" w:rsidP="00AF3822">
      <w:pPr>
        <w:rPr>
          <w:rFonts w:ascii="Times New Roman" w:hAnsi="Times New Roman"/>
          <w:lang w:val="en-GB"/>
        </w:rPr>
      </w:pPr>
    </w:p>
    <w:p w14:paraId="45044D80" w14:textId="77777777" w:rsidR="00BC7BA9" w:rsidRDefault="00BC7BA9" w:rsidP="00BC7BA9">
      <w:pPr>
        <w:rPr>
          <w:rFonts w:ascii="Times New Roman" w:hAnsi="Times New Roman"/>
          <w:lang w:val="en-GB"/>
        </w:rPr>
      </w:pPr>
      <w:r>
        <w:rPr>
          <w:rFonts w:ascii="Times New Roman" w:hAnsi="Times New Roman"/>
          <w:lang w:val="en-GB"/>
        </w:rPr>
        <w:t>The basic procedure for calculating a spectrum is this:</w:t>
      </w:r>
    </w:p>
    <w:p w14:paraId="511DF1D4" w14:textId="4291E27F" w:rsidR="00BC7BA9" w:rsidRDefault="00BC7BA9" w:rsidP="00BC7BA9">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w:t>
      </w:r>
      <w:r w:rsidR="003C3C6D">
        <w:rPr>
          <w:rFonts w:ascii="Times New Roman" w:hAnsi="Times New Roman"/>
          <w:lang w:val="en-GB"/>
        </w:rPr>
        <w:t>,</w:t>
      </w:r>
      <w:r>
        <w:rPr>
          <w:rFonts w:ascii="Times New Roman" w:hAnsi="Times New Roman"/>
          <w:lang w:val="en-GB"/>
        </w:rPr>
        <w:t xml:space="preserve"> and the calculation type required.</w:t>
      </w:r>
    </w:p>
    <w:p w14:paraId="04D3330D" w14:textId="79C688D0"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spellStart"/>
      <w:r>
        <w:rPr>
          <w:rFonts w:ascii="Times New Roman" w:hAnsi="Times New Roman"/>
          <w:lang w:val="en-GB"/>
        </w:rPr>
        <w:t>drv</w:t>
      </w:r>
      <w:proofErr w:type="spell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w:t>
      </w:r>
      <w:r w:rsidR="003C3C6D">
        <w:rPr>
          <w:rFonts w:ascii="Times New Roman" w:hAnsi="Times New Roman"/>
          <w:lang w:val="en-GB"/>
        </w:rPr>
        <w:t xml:space="preserve">, </w:t>
      </w:r>
      <w:r>
        <w:rPr>
          <w:rFonts w:ascii="Times New Roman" w:hAnsi="Times New Roman"/>
          <w:lang w:val="en-GB"/>
        </w:rPr>
        <w:t>etc.) have been calculated.</w:t>
      </w:r>
    </w:p>
    <w:p w14:paraId="355A35D1" w14:textId="77777777"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60CF6053" w14:textId="507B7C50" w:rsidR="00BC7BA9" w:rsidRDefault="00BC7BA9" w:rsidP="00BC7BA9">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sidR="003C3C6D">
        <w:rPr>
          <w:rFonts w:ascii="Times New Roman" w:hAnsi="Times New Roman"/>
          <w:u w:val="single"/>
          <w:lang w:val="en-GB"/>
        </w:rPr>
        <w:t>,</w:t>
      </w:r>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0EAF4259" w14:textId="77777777" w:rsidR="00BC7BA9" w:rsidRPr="005C667E" w:rsidRDefault="00BC7BA9" w:rsidP="00AF3822">
      <w:pPr>
        <w:rPr>
          <w:rFonts w:ascii="Times New Roman" w:hAnsi="Times New Roman"/>
          <w:lang w:val="en-GB"/>
        </w:rPr>
      </w:pPr>
    </w:p>
    <w:p w14:paraId="7490FCE9" w14:textId="77777777" w:rsidR="00AF3822" w:rsidRPr="005C667E" w:rsidRDefault="008C5E56"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40E523DE" wp14:editId="319DC800">
                <wp:extent cx="5038725" cy="5278755"/>
                <wp:effectExtent l="0" t="0" r="0" b="0"/>
                <wp:docPr id="1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5278755"/>
                          <a:chOff x="2392" y="7417"/>
                          <a:chExt cx="6900" cy="7228"/>
                        </a:xfrm>
                      </wpg:grpSpPr>
                      <wps:wsp>
                        <wps:cNvPr id="195" name="AutoShape 30"/>
                        <wps:cNvSpPr>
                          <a:spLocks/>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96" name="Group 31"/>
                        <wpg:cNvGrpSpPr>
                          <a:grpSpLocks/>
                        </wpg:cNvGrpSpPr>
                        <wpg:grpSpPr bwMode="auto">
                          <a:xfrm>
                            <a:off x="2575" y="7762"/>
                            <a:ext cx="1121" cy="626"/>
                            <a:chOff x="2470" y="7684"/>
                            <a:chExt cx="1122" cy="626"/>
                          </a:xfrm>
                        </wpg:grpSpPr>
                        <wps:wsp>
                          <wps:cNvPr id="197" name="Rectangle 3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198" name="Rectangle 3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199" name="Group 34"/>
                        <wpg:cNvGrpSpPr>
                          <a:grpSpLocks/>
                        </wpg:cNvGrpSpPr>
                        <wpg:grpSpPr bwMode="auto">
                          <a:xfrm>
                            <a:off x="2575" y="9483"/>
                            <a:ext cx="1240" cy="628"/>
                            <a:chOff x="2470" y="7684"/>
                            <a:chExt cx="1122" cy="626"/>
                          </a:xfrm>
                        </wpg:grpSpPr>
                        <wps:wsp>
                          <wps:cNvPr id="200" name="Rectangle 35"/>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201" name="Rectangle 36"/>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02" name="Group 37"/>
                        <wpg:cNvGrpSpPr>
                          <a:grpSpLocks/>
                        </wpg:cNvGrpSpPr>
                        <wpg:grpSpPr bwMode="auto">
                          <a:xfrm>
                            <a:off x="2968" y="10853"/>
                            <a:ext cx="1120" cy="626"/>
                            <a:chOff x="2470" y="7684"/>
                            <a:chExt cx="1122" cy="626"/>
                          </a:xfrm>
                        </wpg:grpSpPr>
                        <wps:wsp>
                          <wps:cNvPr id="203" name="Rectangle 38"/>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wps:txbx>
                          <wps:bodyPr rot="0" vert="horz" wrap="square" lIns="91440" tIns="45720" rIns="91440" bIns="45720" anchor="t" anchorCtr="0" upright="1">
                            <a:noAutofit/>
                          </wps:bodyPr>
                        </wps:wsp>
                        <wps:wsp>
                          <wps:cNvPr id="204" name="Rectangle 39"/>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05" name="Text Box 40"/>
                        <wps:cNvSpPr txBox="1">
                          <a:spLocks/>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6A13E7F0" w14:textId="77777777" w:rsidR="003C3C6D" w:rsidRPr="00E3568C" w:rsidRDefault="003C3C6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206" name="Line 42"/>
                        <wps:cNvCnPr>
                          <a:cxnSpLocks/>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44"/>
                        <wps:cNvCnPr>
                          <a:cxnSpLocks/>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Freeform 45"/>
                        <wps:cNvSpPr>
                          <a:spLocks/>
                        </wps:cNvSpPr>
                        <wps:spPr bwMode="auto">
                          <a:xfrm>
                            <a:off x="3162" y="10110"/>
                            <a:ext cx="795" cy="196"/>
                          </a:xfrm>
                          <a:custGeom>
                            <a:avLst/>
                            <a:gdLst>
                              <a:gd name="T0" fmla="*/ 0 w 915"/>
                              <a:gd name="T1" fmla="*/ 0 h 225"/>
                              <a:gd name="T2" fmla="*/ 0 w 915"/>
                              <a:gd name="T3" fmla="*/ 196 h 225"/>
                              <a:gd name="T4" fmla="*/ 795 w 915"/>
                              <a:gd name="T5" fmla="*/ 196 h 225"/>
                              <a:gd name="T6" fmla="*/ 0 60000 65536"/>
                              <a:gd name="T7" fmla="*/ 0 60000 65536"/>
                              <a:gd name="T8" fmla="*/ 0 60000 65536"/>
                            </a:gdLst>
                            <a:ahLst/>
                            <a:cxnLst>
                              <a:cxn ang="T6">
                                <a:pos x="T0" y="T1"/>
                              </a:cxn>
                              <a:cxn ang="T7">
                                <a:pos x="T2" y="T3"/>
                              </a:cxn>
                              <a:cxn ang="T8">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46"/>
                        <wps:cNvCnPr>
                          <a:cxnSpLocks/>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Freeform 51"/>
                        <wps:cNvSpPr>
                          <a:spLocks/>
                        </wps:cNvSpPr>
                        <wps:spPr bwMode="auto">
                          <a:xfrm>
                            <a:off x="2731" y="10512"/>
                            <a:ext cx="1135" cy="652"/>
                          </a:xfrm>
                          <a:custGeom>
                            <a:avLst/>
                            <a:gdLst>
                              <a:gd name="T0" fmla="*/ 235 w 1305"/>
                              <a:gd name="T1" fmla="*/ 652 h 750"/>
                              <a:gd name="T2" fmla="*/ 0 w 1305"/>
                              <a:gd name="T3" fmla="*/ 652 h 750"/>
                              <a:gd name="T4" fmla="*/ 0 w 1305"/>
                              <a:gd name="T5" fmla="*/ 0 h 750"/>
                              <a:gd name="T6" fmla="*/ 1135 w 1305"/>
                              <a:gd name="T7" fmla="*/ 0 h 7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52"/>
                        <wps:cNvCnPr>
                          <a:cxnSpLocks/>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2" name="Group 53"/>
                        <wpg:cNvGrpSpPr>
                          <a:grpSpLocks/>
                        </wpg:cNvGrpSpPr>
                        <wpg:grpSpPr bwMode="auto">
                          <a:xfrm>
                            <a:off x="2966" y="11825"/>
                            <a:ext cx="2100" cy="626"/>
                            <a:chOff x="2470" y="7684"/>
                            <a:chExt cx="1122" cy="626"/>
                          </a:xfrm>
                        </wpg:grpSpPr>
                        <wps:wsp>
                          <wps:cNvPr id="213" name="Rectangle 54"/>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wps:txbx>
                          <wps:bodyPr rot="0" vert="horz" wrap="square" lIns="91440" tIns="45720" rIns="91440" bIns="45720" anchor="t" anchorCtr="0" upright="1">
                            <a:noAutofit/>
                          </wps:bodyPr>
                        </wps:wsp>
                        <wps:wsp>
                          <wps:cNvPr id="214" name="Rectangle 55"/>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5" name="Group 56"/>
                        <wpg:cNvGrpSpPr>
                          <a:grpSpLocks/>
                        </wpg:cNvGrpSpPr>
                        <wpg:grpSpPr bwMode="auto">
                          <a:xfrm>
                            <a:off x="2979" y="12803"/>
                            <a:ext cx="2100" cy="626"/>
                            <a:chOff x="2470" y="7684"/>
                            <a:chExt cx="1122" cy="626"/>
                          </a:xfrm>
                        </wpg:grpSpPr>
                        <wps:wsp>
                          <wps:cNvPr id="216" name="Rectangle 5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wps:txbx>
                          <wps:bodyPr rot="0" vert="horz" wrap="square" lIns="91440" tIns="45720" rIns="91440" bIns="45720" anchor="t" anchorCtr="0" upright="1">
                            <a:noAutofit/>
                          </wps:bodyPr>
                        </wps:wsp>
                        <wps:wsp>
                          <wps:cNvPr id="217" name="Rectangle 5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8" name="Group 59"/>
                        <wpg:cNvGrpSpPr>
                          <a:grpSpLocks/>
                        </wpg:cNvGrpSpPr>
                        <wpg:grpSpPr bwMode="auto">
                          <a:xfrm>
                            <a:off x="2980" y="13797"/>
                            <a:ext cx="2100" cy="626"/>
                            <a:chOff x="2470" y="7684"/>
                            <a:chExt cx="1122" cy="626"/>
                          </a:xfrm>
                        </wpg:grpSpPr>
                        <wps:wsp>
                          <wps:cNvPr id="219" name="Rectangle 60"/>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wps:txbx>
                          <wps:bodyPr rot="0" vert="horz" wrap="square" lIns="91440" tIns="45720" rIns="91440" bIns="45720" anchor="t" anchorCtr="0" upright="1">
                            <a:noAutofit/>
                          </wps:bodyPr>
                        </wps:wsp>
                        <wps:wsp>
                          <wps:cNvPr id="220" name="Rectangle 61"/>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21" name="Text Box 62"/>
                        <wps:cNvSpPr txBox="1">
                          <a:spLocks/>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Text Box 63"/>
                        <wps:cNvSpPr txBox="1">
                          <a:spLocks/>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83896" w14:textId="77777777" w:rsidR="003C3C6D" w:rsidRPr="009C1644" w:rsidRDefault="003C3C6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223" name="Text Box 67"/>
                        <wps:cNvSpPr txBox="1">
                          <a:spLocks/>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224" name="Text Box 69"/>
                        <wps:cNvSpPr txBox="1">
                          <a:spLocks/>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9308" w14:textId="77777777" w:rsidR="003C3C6D" w:rsidRPr="009C1644" w:rsidRDefault="003C3C6D"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225" name="Line 71"/>
                        <wps:cNvCnPr>
                          <a:cxnSpLocks/>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6" name="Line 72"/>
                        <wps:cNvCnPr>
                          <a:cxnSpLocks/>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7" name="Line 73"/>
                        <wps:cNvCnPr>
                          <a:cxnSpLocks/>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8" name="Line 74"/>
                        <wps:cNvCnPr>
                          <a:cxnSpLocks/>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 name="Text Box 75"/>
                        <wps:cNvSpPr txBox="1">
                          <a:spLocks/>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5C2F5507" w14:textId="77777777" w:rsidR="003C3C6D" w:rsidRPr="009C1644" w:rsidRDefault="003C3C6D"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230" name="Group 76"/>
                        <wpg:cNvGrpSpPr>
                          <a:grpSpLocks/>
                        </wpg:cNvGrpSpPr>
                        <wpg:grpSpPr bwMode="auto">
                          <a:xfrm>
                            <a:off x="5275" y="10097"/>
                            <a:ext cx="1996" cy="626"/>
                            <a:chOff x="2470" y="7684"/>
                            <a:chExt cx="1122" cy="626"/>
                          </a:xfrm>
                        </wpg:grpSpPr>
                        <wps:wsp>
                          <wps:cNvPr id="231" name="Rectangle 7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wps:txbx>
                          <wps:bodyPr rot="0" vert="horz" wrap="square" lIns="91440" tIns="45720" rIns="91440" bIns="45720" anchor="t" anchorCtr="0" upright="1">
                            <a:noAutofit/>
                          </wps:bodyPr>
                        </wps:wsp>
                        <wps:wsp>
                          <wps:cNvPr id="232" name="Rectangle 7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3" name="Line 79"/>
                        <wps:cNvCnPr>
                          <a:cxnSpLocks/>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Text Box 80"/>
                        <wps:cNvSpPr txBox="1">
                          <a:spLocks/>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574120A" w14:textId="77777777" w:rsidR="003C3C6D" w:rsidRPr="009C1644" w:rsidRDefault="003C3C6D"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235" name="Group 81"/>
                        <wpg:cNvGrpSpPr>
                          <a:grpSpLocks/>
                        </wpg:cNvGrpSpPr>
                        <wpg:grpSpPr bwMode="auto">
                          <a:xfrm>
                            <a:off x="5249" y="7984"/>
                            <a:ext cx="1996" cy="625"/>
                            <a:chOff x="2470" y="7684"/>
                            <a:chExt cx="1122" cy="626"/>
                          </a:xfrm>
                        </wpg:grpSpPr>
                        <wps:wsp>
                          <wps:cNvPr id="236" name="Rectangle 8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5AD0504" w14:textId="77777777" w:rsidR="003C3C6D" w:rsidRPr="00E3568C" w:rsidRDefault="003C3C6D"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237" name="Rectangle 8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8" name="Line 84"/>
                        <wps:cNvCnPr>
                          <a:cxnSpLocks/>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85"/>
                        <wps:cNvCnPr>
                          <a:cxnSpLocks/>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Text Box 86"/>
                        <wps:cNvSpPr txBox="1">
                          <a:spLocks/>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54474B99" w14:textId="77777777" w:rsidR="003C3C6D" w:rsidRPr="00E75659" w:rsidRDefault="003C3C6D">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241" name="Text Box 87"/>
                        <wps:cNvSpPr txBox="1">
                          <a:spLocks/>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0C10171D" w14:textId="77777777" w:rsidR="003C3C6D" w:rsidRPr="00E75659" w:rsidRDefault="003C3C6D">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242" name="Freeform 89"/>
                        <wps:cNvSpPr>
                          <a:spLocks/>
                        </wps:cNvSpPr>
                        <wps:spPr bwMode="auto">
                          <a:xfrm>
                            <a:off x="7244" y="8108"/>
                            <a:ext cx="457" cy="2139"/>
                          </a:xfrm>
                          <a:custGeom>
                            <a:avLst/>
                            <a:gdLst>
                              <a:gd name="T0" fmla="*/ 0 w 525"/>
                              <a:gd name="T1" fmla="*/ 0 h 2460"/>
                              <a:gd name="T2" fmla="*/ 157 w 525"/>
                              <a:gd name="T3" fmla="*/ 0 h 2460"/>
                              <a:gd name="T4" fmla="*/ 157 w 525"/>
                              <a:gd name="T5" fmla="*/ 2139 h 2460"/>
                              <a:gd name="T6" fmla="*/ 457 w 525"/>
                              <a:gd name="T7" fmla="*/ 2139 h 24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90"/>
                        <wps:cNvSpPr>
                          <a:spLocks/>
                        </wps:cNvSpPr>
                        <wps:spPr bwMode="auto">
                          <a:xfrm>
                            <a:off x="7270" y="8369"/>
                            <a:ext cx="352" cy="2152"/>
                          </a:xfrm>
                          <a:custGeom>
                            <a:avLst/>
                            <a:gdLst>
                              <a:gd name="T0" fmla="*/ 0 w 405"/>
                              <a:gd name="T1" fmla="*/ 2152 h 2475"/>
                              <a:gd name="T2" fmla="*/ 235 w 405"/>
                              <a:gd name="T3" fmla="*/ 2152 h 2475"/>
                              <a:gd name="T4" fmla="*/ 235 w 405"/>
                              <a:gd name="T5" fmla="*/ 0 h 2475"/>
                              <a:gd name="T6" fmla="*/ 352 w 405"/>
                              <a:gd name="T7" fmla="*/ 0 h 24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93"/>
                        <wps:cNvCnPr>
                          <a:cxnSpLocks/>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94"/>
                        <wps:cNvCnPr>
                          <a:cxnSpLocks/>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95"/>
                        <wps:cNvCnPr>
                          <a:cxnSpLocks/>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96"/>
                        <wps:cNvCnPr>
                          <a:cxnSpLocks/>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Freeform 99"/>
                        <wps:cNvSpPr>
                          <a:spLocks/>
                        </wps:cNvSpPr>
                        <wps:spPr bwMode="auto">
                          <a:xfrm>
                            <a:off x="8640" y="8252"/>
                            <a:ext cx="209" cy="626"/>
                          </a:xfrm>
                          <a:custGeom>
                            <a:avLst/>
                            <a:gdLst>
                              <a:gd name="T0" fmla="*/ 0 w 240"/>
                              <a:gd name="T1" fmla="*/ 0 h 720"/>
                              <a:gd name="T2" fmla="*/ 209 w 240"/>
                              <a:gd name="T3" fmla="*/ 0 h 720"/>
                              <a:gd name="T4" fmla="*/ 209 w 240"/>
                              <a:gd name="T5" fmla="*/ 626 h 720"/>
                              <a:gd name="T6" fmla="*/ 0 60000 65536"/>
                              <a:gd name="T7" fmla="*/ 0 60000 65536"/>
                              <a:gd name="T8" fmla="*/ 0 60000 65536"/>
                            </a:gdLst>
                            <a:ahLst/>
                            <a:cxnLst>
                              <a:cxn ang="T6">
                                <a:pos x="T0" y="T1"/>
                              </a:cxn>
                              <a:cxn ang="T7">
                                <a:pos x="T2" y="T3"/>
                              </a:cxn>
                              <a:cxn ang="T8">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00"/>
                        <wps:cNvSpPr>
                          <a:spLocks/>
                        </wps:cNvSpPr>
                        <wps:spPr bwMode="auto">
                          <a:xfrm>
                            <a:off x="8770" y="9765"/>
                            <a:ext cx="183" cy="613"/>
                          </a:xfrm>
                          <a:custGeom>
                            <a:avLst/>
                            <a:gdLst>
                              <a:gd name="T0" fmla="*/ 0 w 210"/>
                              <a:gd name="T1" fmla="*/ 613 h 705"/>
                              <a:gd name="T2" fmla="*/ 183 w 210"/>
                              <a:gd name="T3" fmla="*/ 613 h 705"/>
                              <a:gd name="T4" fmla="*/ 183 w 210"/>
                              <a:gd name="T5" fmla="*/ 0 h 705"/>
                              <a:gd name="T6" fmla="*/ 0 60000 65536"/>
                              <a:gd name="T7" fmla="*/ 0 60000 65536"/>
                              <a:gd name="T8" fmla="*/ 0 60000 65536"/>
                            </a:gdLst>
                            <a:ahLst/>
                            <a:cxnLst>
                              <a:cxn ang="T6">
                                <a:pos x="T0" y="T1"/>
                              </a:cxn>
                              <a:cxn ang="T7">
                                <a:pos x="T2" y="T3"/>
                              </a:cxn>
                              <a:cxn ang="T8">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Line 101"/>
                        <wps:cNvCnPr>
                          <a:cxnSpLocks/>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102"/>
                        <wps:cNvCnPr>
                          <a:cxnSpLocks/>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Text Box 103"/>
                        <wps:cNvSpPr txBox="1">
                          <a:spLocks/>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6104" w14:textId="77777777" w:rsidR="003C3C6D" w:rsidRPr="00E75659" w:rsidRDefault="003C3C6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w14:anchorId="40E523DE" id="Group 29" o:spid="_x0000_s1026" style="width:396.75pt;height:415.65pt;mso-position-horizontal-relative:char;mso-position-vertical-relative:line" coordorigin="2392,7417" coordsize="6900,7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">
                <v:rect id="AutoShape 30" o:spid="_x0000_s1027" style="position:absolute;left:2392;top:7417;width:6900;height:7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" filled="f" stroked="f">
                  <v:path arrowok="t"/>
                </v:rect>
                <v:group id="Group 31" o:spid="_x0000_s1028" style="position:absolute;left:2575;top:7762;width:1121;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rect id="Rectangle 32" o:spid="_x0000_s1029"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">
                    <v:path arrowok="t"/>
                    <v:textbo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" fillcolor="#969696">
                    <v:path arrowok="t"/>
                  </v:rect>
                </v:group>
                <v:group id="Group 34" o:spid="_x0000_s1031" style="position:absolute;left:2575;top:9483;width:1240;height:628"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rect id="Rectangle 35" o:spid="_x0000_s1032"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">
                    <v:path arrowok="t"/>
                    <v:textbo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" fillcolor="#969696">
                    <v:path arrowok="t"/>
                  </v:rect>
                </v:group>
                <v:group id="Group 37" o:spid="_x0000_s1034" style="position:absolute;left:2968;top:10853;width:112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51R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">
                  <v:rect id="Rectangle 38" o:spid="_x0000_s103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BjygAAAOE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">
                    <v:path arrowok="t"/>
                    <v:textbo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" fillcolor="#969696">
                    <v:path arrowok="t"/>
                  </v:rect>
                </v:group>
                <v:shapetype id="_x0000_t202" coordsize="21600,21600" o:spt="202" path="m,l,21600r21600,l21600,xe">
                  <v:stroke joinstyle="miter"/>
                  <v:path gradientshapeok="t" o:connecttype="rect"/>
                </v:shapetype>
                <v:shape id="Text Box 40" o:spid="_x0000_s1037" type="#_x0000_t202" style="position:absolute;left:2576;top:8740;width:1120;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">
                  <v:path arrowok="t"/>
                  <v:textbox>
                    <w:txbxContent>
                      <w:p w14:paraId="6A13E7F0" w14:textId="77777777" w:rsidR="003C3C6D" w:rsidRPr="00E3568C" w:rsidRDefault="003C3C6D"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">
                  <v:stroke endarrow="block"/>
                  <o:lock v:ext="edit" shapetype="f"/>
                </v:line>
                <v:line id="Line 44" o:spid="_x0000_s1039" style="position:absolute;visibility:visible;mso-wrap-style:square" from="3135,9145" to="3135,9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">
                  <v:stroke endarrow="block"/>
                  <o:lock v:ext="edit" shapetype="f"/>
                </v:line>
                <v:shape id="Freeform 45" o:spid="_x0000_s1040" style="position:absolute;left:3162;top:10110;width:795;height:196;visibility:visible;mso-wrap-style:square;v-text-anchor:top" coordsize="91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" path="m,l,225r915,e" filled="f">
                  <v:path arrowok="t" o:connecttype="custom" o:connectlocs="0,0;0,171;691,171" o:connectangles="0,0,0"/>
                </v:shape>
                <v:line id="Line 46" o:spid="_x0000_s1041" style="position:absolute;visibility:visible;mso-wrap-style:square" from="3670,10306" to="3957,103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zGi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">
                  <v:stroke endarrow="block"/>
                  <o:lock v:ext="edit" shapetype="f"/>
                </v:line>
                <v:shape id="Freeform 51" o:spid="_x0000_s1042" style="position:absolute;left:2731;top:10512;width:1135;height:652;visibility:visible;mso-wrap-style:square;v-text-anchor:top" coordsize="130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" path="m270,750l,750,,,1305,e" filled="f">
                  <v:path arrowok="t" o:connecttype="custom" o:connectlocs="204,567;0,567;0,0;987,0" o:connectangles="0,0,0,0"/>
                </v:shape>
                <v:line id="Line 52" o:spid="_x0000_s1043" style="position:absolute;visibility:visible;mso-wrap-style:square" from="3670,10512" to="3983,10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">
                  <v:stroke endarrow="block"/>
                  <o:lock v:ext="edit" shapetype="f"/>
                </v:line>
                <v:group id="Group 53" o:spid="_x0000_s1044" style="position:absolute;left:2966;top:11825;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rect id="Rectangle 54" o:spid="_x0000_s104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ua+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">
                    <v:path arrowok="t"/>
                    <v:textbo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" fillcolor="#969696">
                    <v:path arrowok="t"/>
                  </v:rect>
                </v:group>
                <v:group id="Group 56" o:spid="_x0000_s1047" style="position:absolute;left:2979;top:12803;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57" o:spid="_x0000_s104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">
                    <v:path arrowok="t"/>
                    <v:textbo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" fillcolor="#969696">
                    <v:path arrowok="t"/>
                  </v:rect>
                </v:group>
                <v:group id="Group 59" o:spid="_x0000_s1050" style="position:absolute;left:2980;top:13797;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rect id="Rectangle 60" o:spid="_x0000_s1051"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">
                    <v:path arrowok="t"/>
                    <v:textbo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" fillcolor="#969696">
                    <v:path arrowok="t"/>
                  </v:rect>
                </v:group>
                <v:shape id="Text Box 62" o:spid="_x0000_s1053" type="#_x0000_t202" style="position:absolute;left:5275;top:11929;width:193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" stroked="f">
                  <v:path arrowok="t"/>
                  <v:textbo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" stroked="f">
                  <v:path arrowok="t"/>
                  <v:textbox>
                    <w:txbxContent>
                      <w:p w14:paraId="3AB83896" w14:textId="77777777" w:rsidR="003C3C6D" w:rsidRPr="009C1644" w:rsidRDefault="003C3C6D"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FQ5yAAAAOEAAAAPAAAAZHJzL2Rvd25yZXYueG1sRI9Pi8Iw&#13;&#10;FMTvwn6H8Ba8rakV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BVOFQ5yAAAAOEA&#13;&#10;AAAPAAAAAAAAAAAAAAAAAAcCAABkcnMvZG93bnJldi54bWxQSwUGAAAAAAMAAwC3AAAA/AIAAAAA&#13;&#10;" stroked="f">
                  <v:path arrowok="t"/>
                  <v:textbo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cxNyAAAAOEAAAAPAAAAZHJzL2Rvd25yZXYueG1sRI9Pi8Iw&#13;&#10;FMTvwn6H8Ba8ralF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Da0cxNyAAAAOEA&#13;&#10;AAAPAAAAAAAAAAAAAAAAAAcCAABkcnMvZG93bnJldi54bWxQSwUGAAAAAAMAAwC3AAAA/AIAAAAA&#13;&#10;" stroked="f">
                  <v:path arrowok="t"/>
                  <v:textbox>
                    <w:txbxContent>
                      <w:p w14:paraId="14C59308" w14:textId="77777777" w:rsidR="003C3C6D" w:rsidRPr="009C1644" w:rsidRDefault="003C3C6D"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">
                  <v:stroke dashstyle="1 1" endcap="round"/>
                  <o:lock v:ext="edit" shapetype="f"/>
                </v:line>
                <v:line id="Line 72" o:spid="_x0000_s1058" style="position:absolute;visibility:visible;mso-wrap-style:square" from="2731,14042" to="2966,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">
                  <v:stroke dashstyle="1 1" endcap="round"/>
                  <o:lock v:ext="edit" shapetype="f"/>
                </v:line>
                <v:line id="Line 73" o:spid="_x0000_s1059" style="position:absolute;visibility:visible;mso-wrap-style:square" from="2731,13077" to="2979,13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">
                  <v:stroke dashstyle="1 1" endcap="round"/>
                  <o:lock v:ext="edit" shapetype="f"/>
                </v:line>
                <v:line id="Line 74" o:spid="_x0000_s1060" style="position:absolute;visibility:visible;mso-wrap-style:square" from="2731,12138" to="2966,12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">
                  <v:stroke dashstyle="1 1" endcap="round"/>
                  <o:lock v:ext="edit" shapetype="f"/>
                </v:line>
                <v:shape id="Text Box 75" o:spid="_x0000_s1061" type="#_x0000_t202" style="position:absolute;left:3983;top:10182;width:1057;height:4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">
                  <v:path arrowok="t"/>
                  <v:textbox>
                    <w:txbxContent>
                      <w:p w14:paraId="5C2F5507" w14:textId="77777777" w:rsidR="003C3C6D" w:rsidRPr="009C1644" w:rsidRDefault="003C3C6D"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rect id="Rectangle 77" o:spid="_x0000_s1063"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YEy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">
                    <v:path arrowok="t"/>
                    <v:textbo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" fillcolor="#969696">
                    <v:path arrowok="t"/>
                  </v:rect>
                </v:group>
                <v:line id="Line 79" o:spid="_x0000_s1065" style="position:absolute;flip:y;visibility:visible;mso-wrap-style:square" from="6279,9660" to="6279,100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">
                  <v:stroke endarrow="block"/>
                  <o:lock v:ext="edit" shapetype="f"/>
                </v:line>
                <v:shape id="Text Box 80" o:spid="_x0000_s1066" type="#_x0000_t202" style="position:absolute;left:5731;top:9112;width:1226;height: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">
                  <v:path arrowok="t"/>
                  <v:textbox>
                    <w:txbxContent>
                      <w:p w14:paraId="1574120A" w14:textId="77777777" w:rsidR="003C3C6D" w:rsidRPr="009C1644" w:rsidRDefault="003C3C6D"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rect id="Rectangle 82" o:spid="_x0000_s106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">
                    <v:path arrowok="t"/>
                    <v:textbox>
                      <w:txbxContent>
                        <w:p w14:paraId="05AD0504" w14:textId="77777777" w:rsidR="003C3C6D" w:rsidRPr="00E3568C" w:rsidRDefault="003C3C6D"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" fillcolor="#969696">
                    <v:path arrowok="t"/>
                  </v:rect>
                </v:group>
                <v:line id="Line 84" o:spid="_x0000_s1070" style="position:absolute;flip:y;visibility:visible;mso-wrap-style:square" from="6292,8604" to="6292,9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">
                  <v:stroke endarrow="block"/>
                  <o:lock v:ext="edit" shapetype="f"/>
                </v:line>
                <v:line id="Line 85" o:spid="_x0000_s1071" style="position:absolute;visibility:visible;mso-wrap-style:square" from="5040,10404" to="5262,10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">
                  <v:stroke endarrow="block"/>
                  <o:lock v:ext="edit" shapetype="f"/>
                </v:line>
                <v:shape id="Text Box 86" o:spid="_x0000_s1072" type="#_x0000_t202" style="position:absolute;left:7635;top:8017;width:1017;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">
                  <v:path arrowok="t"/>
                  <v:textbox>
                    <w:txbxContent>
                      <w:p w14:paraId="54474B99" w14:textId="77777777" w:rsidR="003C3C6D" w:rsidRPr="00E75659" w:rsidRDefault="003C3C6D">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">
                  <v:path arrowok="t"/>
                  <v:textbox>
                    <w:txbxContent>
                      <w:p w14:paraId="0C10171D" w14:textId="77777777" w:rsidR="003C3C6D" w:rsidRPr="00E75659" w:rsidRDefault="003C3C6D">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" path="m,l180,r,2460l525,2460e" filled="f">
                  <v:path arrowok="t" o:connecttype="custom" o:connectlocs="0,0;137,0;137,1860;398,1860" o:connectangles="0,0,0,0"/>
                </v:shape>
                <v:shape id="Freeform 90" o:spid="_x0000_s1075" style="position:absolute;left:7270;top:8369;width:352;height:2152;visibility:visible;mso-wrap-style:square;v-text-anchor:top" coordsize="405,2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" path="m,2475r270,l270,,405,e" filled="f">
                  <v:path arrowok="t" o:connecttype="custom" o:connectlocs="0,1871;204,1871;204,0;306,0" o:connectangles="0,0,0,0"/>
                </v:shape>
                <v:line id="Line 93" o:spid="_x0000_s1076" style="position:absolute;visibility:visible;mso-wrap-style:square" from="7349,10521" to="7701,10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">
                  <v:stroke endarrow="block"/>
                  <o:lock v:ext="edit" shapetype="f"/>
                </v:line>
                <v:line id="Line 94" o:spid="_x0000_s1077" style="position:absolute;visibility:visible;mso-wrap-style:square" from="7335,8108" to="7609,8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IJn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">
                  <v:stroke endarrow="block"/>
                  <o:lock v:ext="edit" shapetype="f"/>
                </v:line>
                <v:line id="Line 95" o:spid="_x0000_s1078" style="position:absolute;visibility:visible;mso-wrap-style:square" from="7505,8369" to="7622,8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">
                  <v:stroke endarrow="block"/>
                  <o:lock v:ext="edit" shapetype="f"/>
                </v:line>
                <v:line id="Line 96" o:spid="_x0000_s1079" style="position:absolute;visibility:visible;mso-wrap-style:square" from="7557,10247" to="7688,102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">
                  <v:stroke endarrow="block"/>
                  <o:lock v:ext="edit" shapetype="f"/>
                </v:line>
                <v:shape id="Freeform 99" o:spid="_x0000_s1080" style="position:absolute;left:8640;top:8252;width:209;height:626;visibility:visible;mso-wrap-style:square;v-text-anchor:top" coordsize="2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" path="m,l240,r,720e" filled="f">
                  <v:path arrowok="t" o:connecttype="custom" o:connectlocs="0,0;182,0;182,544" o:connectangles="0,0,0"/>
                </v:shape>
                <v:shape id="Freeform 100" o:spid="_x0000_s1081" style="position:absolute;left:8770;top:9765;width:183;height:613;visibility:visible;mso-wrap-style:square;v-text-anchor:top" coordsize="210,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" path="m,705r210,l210,e" filled="f">
                  <v:path arrowok="t" o:connecttype="custom" o:connectlocs="0,533;159,533;159,0" o:connectangles="0,0,0"/>
                </v:shape>
                <v:line id="Line 101" o:spid="_x0000_s1082" style="position:absolute;visibility:visible;mso-wrap-style:square" from="8849,8591" to="8850,89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">
                  <v:stroke endarrow="block"/>
                  <o:lock v:ext="edit" shapetype="f"/>
                </v:line>
                <v:line id="Line 102" o:spid="_x0000_s1083" style="position:absolute;flip:y;visibility:visible;mso-wrap-style:square" from="8953,9725" to="8954,10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">
                  <v:stroke endarrow="block"/>
                  <o:lock v:ext="edit" shapetype="f"/>
                </v:line>
                <v:shape id="Text Box 103" o:spid="_x0000_s1084" type="#_x0000_t202" style="position:absolute;left:8301;top:8982;width:940;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" filled="f" stroked="f">
                  <v:path arrowok="t"/>
                  <v:textbox>
                    <w:txbxContent>
                      <w:p w14:paraId="7BEB6104" w14:textId="77777777" w:rsidR="003C3C6D" w:rsidRPr="00E75659" w:rsidRDefault="003C3C6D">
                        <w:pPr>
                          <w:rPr>
                            <w:lang w:val="en-GB"/>
                          </w:rPr>
                        </w:pPr>
                        <w:r>
                          <w:rPr>
                            <w:lang w:val="en-GB"/>
                          </w:rPr>
                          <w:t>Output ASCII files</w:t>
                        </w:r>
                      </w:p>
                    </w:txbxContent>
                  </v:textbox>
                </v:shape>
                <w10:anchorlock/>
              </v:group>
            </w:pict>
          </mc:Fallback>
        </mc:AlternateContent>
      </w:r>
    </w:p>
    <w:p w14:paraId="794379C4" w14:textId="77777777" w:rsidR="00AF3822" w:rsidRPr="005C667E" w:rsidRDefault="00AF3822" w:rsidP="00AF3822">
      <w:pPr>
        <w:rPr>
          <w:rFonts w:ascii="Times New Roman" w:hAnsi="Times New Roman"/>
          <w:lang w:val="en-GB"/>
        </w:rPr>
      </w:pPr>
    </w:p>
    <w:p w14:paraId="2CA34F9D" w14:textId="77777777" w:rsidR="00AF3822" w:rsidRPr="005C667E" w:rsidRDefault="00AF3822" w:rsidP="00AF3822">
      <w:pPr>
        <w:rPr>
          <w:rFonts w:ascii="Times New Roman" w:hAnsi="Times New Roman"/>
          <w:lang w:val="en-GB"/>
        </w:rPr>
      </w:pPr>
    </w:p>
    <w:p w14:paraId="1031F3CF" w14:textId="427FD9A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003C3C6D" w:rsidRPr="003C3C6D">
        <w:rPr>
          <w:rFonts w:ascii="Copperplate Light" w:hAnsi="Copperplate Light"/>
          <w:i/>
          <w:iCs/>
          <w:lang w:val="en-GB"/>
        </w:rPr>
        <w:t>Radtrans</w:t>
      </w:r>
      <w:proofErr w:type="spellEnd"/>
      <w:r w:rsidRPr="003C3C6D">
        <w:rPr>
          <w:rFonts w:ascii="Times New Roman" w:hAnsi="Times New Roman"/>
          <w:i/>
          <w:iCs/>
          <w:lang w:val="en-GB"/>
        </w:rPr>
        <w:t xml:space="preserve"> </w:t>
      </w:r>
      <w:r w:rsidRPr="005C667E">
        <w:rPr>
          <w:rFonts w:ascii="Times New Roman" w:hAnsi="Times New Roman"/>
          <w:i/>
          <w:lang w:val="en-GB"/>
        </w:rPr>
        <w:t>Processing Software</w:t>
      </w:r>
    </w:p>
    <w:p w14:paraId="67630165" w14:textId="77777777" w:rsidR="00AF3822" w:rsidRDefault="00AF3822" w:rsidP="00AF3822">
      <w:pPr>
        <w:rPr>
          <w:rFonts w:ascii="Times New Roman" w:hAnsi="Times New Roman"/>
          <w:lang w:val="en-GB"/>
        </w:rPr>
      </w:pPr>
    </w:p>
    <w:p w14:paraId="5C397E8B" w14:textId="1693DB18"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spellStart"/>
      <w:r>
        <w:rPr>
          <w:rFonts w:ascii="Times New Roman" w:hAnsi="Times New Roman"/>
          <w:lang w:val="en-GB"/>
        </w:rPr>
        <w:t>prf</w:t>
      </w:r>
      <w:proofErr w:type="spellEnd"/>
      <w:r>
        <w:rPr>
          <w:rFonts w:ascii="Times New Roman" w:hAnsi="Times New Roman"/>
          <w:lang w:val="en-GB"/>
        </w:rPr>
        <w:t xml:space="preserve">’ files is first described. Please note that </w:t>
      </w:r>
      <w:r w:rsidR="003C3C6D">
        <w:rPr>
          <w:rFonts w:ascii="Times New Roman" w:hAnsi="Times New Roman"/>
          <w:lang w:val="en-GB"/>
        </w:rPr>
        <w:t xml:space="preserve">some </w:t>
      </w:r>
      <w:r>
        <w:rPr>
          <w:rFonts w:ascii="Times New Roman" w:hAnsi="Times New Roman"/>
          <w:lang w:val="en-GB"/>
        </w:rPr>
        <w:t>reference ‘.</w:t>
      </w:r>
      <w:proofErr w:type="spellStart"/>
      <w:r>
        <w:rPr>
          <w:rFonts w:ascii="Times New Roman" w:hAnsi="Times New Roman"/>
          <w:lang w:val="en-GB"/>
        </w:rPr>
        <w:t>prf</w:t>
      </w:r>
      <w:proofErr w:type="spellEnd"/>
      <w:r>
        <w:rPr>
          <w:rFonts w:ascii="Times New Roman" w:hAnsi="Times New Roman"/>
          <w:lang w:val="en-GB"/>
        </w:rPr>
        <w:t xml:space="preserve">’ files </w:t>
      </w:r>
      <w:r w:rsidR="003C3C6D">
        <w:rPr>
          <w:rFonts w:ascii="Times New Roman" w:hAnsi="Times New Roman"/>
          <w:lang w:val="en-GB"/>
        </w:rPr>
        <w:t>will be made available to new uses. Hence,</w:t>
      </w:r>
      <w:r>
        <w:rPr>
          <w:rFonts w:ascii="Times New Roman" w:hAnsi="Times New Roman"/>
          <w:lang w:val="en-GB"/>
        </w:rPr>
        <w:t xml:space="preserve"> </w:t>
      </w:r>
      <w:r w:rsidR="003C3C6D">
        <w:rPr>
          <w:rFonts w:ascii="Times New Roman" w:hAnsi="Times New Roman"/>
          <w:lang w:val="en-GB"/>
        </w:rPr>
        <w:t>n</w:t>
      </w:r>
      <w:r>
        <w:rPr>
          <w:rFonts w:ascii="Times New Roman" w:hAnsi="Times New Roman"/>
          <w:lang w:val="en-GB"/>
        </w:rPr>
        <w:t xml:space="preserve">ew users of </w:t>
      </w:r>
      <w:proofErr w:type="spellStart"/>
      <w:r w:rsidR="003C3C6D" w:rsidRPr="003C3C6D">
        <w:rPr>
          <w:rFonts w:ascii="Copperplate Light" w:hAnsi="Copperplate Light"/>
          <w:lang w:val="en-GB"/>
        </w:rPr>
        <w:t>Radtrans</w:t>
      </w:r>
      <w:proofErr w:type="spellEnd"/>
      <w:r>
        <w:rPr>
          <w:rFonts w:ascii="Times New Roman" w:hAnsi="Times New Roman"/>
          <w:lang w:val="en-GB"/>
        </w:rPr>
        <w:t xml:space="preserve"> should not need to generate reference ‘.</w:t>
      </w:r>
      <w:proofErr w:type="spellStart"/>
      <w:r>
        <w:rPr>
          <w:rFonts w:ascii="Times New Roman" w:hAnsi="Times New Roman"/>
          <w:lang w:val="en-GB"/>
        </w:rPr>
        <w:t>prf</w:t>
      </w:r>
      <w:proofErr w:type="spellEnd"/>
      <w:r>
        <w:rPr>
          <w:rFonts w:ascii="Times New Roman" w:hAnsi="Times New Roman"/>
          <w:lang w:val="en-GB"/>
        </w:rPr>
        <w:t>’ and spectral database files from scratch, only the ‘.pat’ files.</w:t>
      </w:r>
    </w:p>
    <w:p w14:paraId="24B88831" w14:textId="77777777" w:rsidR="00AF3822" w:rsidRDefault="00AF3822" w:rsidP="00AF3822">
      <w:pPr>
        <w:rPr>
          <w:rFonts w:ascii="Times New Roman" w:hAnsi="Times New Roman"/>
          <w:lang w:val="en-GB"/>
        </w:rPr>
      </w:pPr>
    </w:p>
    <w:p w14:paraId="564D96A4"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998FF6B"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7D8BB70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73F8D3C4"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2BE0F2C7"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FCE7769"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25284497" w14:textId="6AC6CDC5" w:rsidR="003C3C6D" w:rsidRDefault="00AF3822" w:rsidP="00AF3822">
      <w:pPr>
        <w:rPr>
          <w:rFonts w:ascii="Times New Roman" w:hAnsi="Times New Roman"/>
          <w:lang w:val="en-GB"/>
        </w:rPr>
      </w:pPr>
      <w:r>
        <w:rPr>
          <w:rFonts w:ascii="Times New Roman" w:hAnsi="Times New Roman"/>
          <w:lang w:val="en-GB"/>
        </w:rPr>
        <w:t>Section 7 describes how line-by-line, band and correlated-k spectral databases are set up. Normally this will have already been done for you!</w:t>
      </w:r>
    </w:p>
    <w:p w14:paraId="67D0E1D8" w14:textId="2DB5CDE7" w:rsidR="003C3C6D" w:rsidRDefault="003C3C6D" w:rsidP="00AF3822">
      <w:pPr>
        <w:rPr>
          <w:rFonts w:ascii="Times New Roman" w:hAnsi="Times New Roman"/>
          <w:lang w:val="en-GB"/>
        </w:rPr>
      </w:pPr>
      <w:r>
        <w:rPr>
          <w:rFonts w:ascii="Times New Roman" w:hAnsi="Times New Roman"/>
          <w:lang w:val="en-GB"/>
        </w:rPr>
        <w:lastRenderedPageBreak/>
        <w:t xml:space="preserve">Section 8 describes the multiple-scattering code that has been implemented in </w:t>
      </w:r>
      <w:proofErr w:type="spellStart"/>
      <w:r w:rsidRPr="003C3C6D">
        <w:rPr>
          <w:rFonts w:ascii="Copperplate Light" w:hAnsi="Copperplate Light"/>
          <w:lang w:val="en-GB"/>
        </w:rPr>
        <w:t>Radtrans</w:t>
      </w:r>
      <w:proofErr w:type="spellEnd"/>
      <w:r>
        <w:rPr>
          <w:rFonts w:ascii="Times New Roman" w:hAnsi="Times New Roman"/>
          <w:lang w:val="en-GB"/>
        </w:rPr>
        <w:t>.</w:t>
      </w:r>
    </w:p>
    <w:p w14:paraId="3477F066" w14:textId="22BD6276" w:rsidR="00AF3822" w:rsidRDefault="003C3C6D" w:rsidP="00AF3822">
      <w:pPr>
        <w:rPr>
          <w:rFonts w:ascii="Times New Roman" w:hAnsi="Times New Roman"/>
          <w:lang w:val="en-GB"/>
        </w:rPr>
      </w:pPr>
      <w:r>
        <w:rPr>
          <w:rFonts w:ascii="Times New Roman" w:hAnsi="Times New Roman"/>
          <w:lang w:val="en-GB"/>
        </w:rPr>
        <w:t>Finally,</w:t>
      </w:r>
      <w:r w:rsidR="00AF3822">
        <w:rPr>
          <w:rFonts w:ascii="Times New Roman" w:hAnsi="Times New Roman"/>
          <w:lang w:val="en-GB"/>
        </w:rPr>
        <w:t xml:space="preserve"> Appendix A lists the </w:t>
      </w:r>
      <w:proofErr w:type="spellStart"/>
      <w:r w:rsidRPr="003C3C6D">
        <w:rPr>
          <w:rFonts w:ascii="Copperplate Light" w:hAnsi="Copperplate Light"/>
          <w:lang w:val="en-GB"/>
        </w:rPr>
        <w:t>Radtrans</w:t>
      </w:r>
      <w:proofErr w:type="spellEnd"/>
      <w:r w:rsidR="00AF3822">
        <w:rPr>
          <w:rFonts w:ascii="Times New Roman" w:hAnsi="Times New Roman"/>
          <w:lang w:val="en-GB"/>
        </w:rPr>
        <w:t xml:space="preserve"> gas ID and ISO codes.</w:t>
      </w:r>
    </w:p>
    <w:p w14:paraId="784E4720" w14:textId="77777777" w:rsidR="00AF3822" w:rsidRPr="005C667E" w:rsidRDefault="00AF3822" w:rsidP="00AF3822">
      <w:pPr>
        <w:rPr>
          <w:rFonts w:ascii="Times New Roman" w:hAnsi="Times New Roman"/>
          <w:lang w:val="en-GB"/>
        </w:rPr>
      </w:pPr>
    </w:p>
    <w:p w14:paraId="6E0BA12A" w14:textId="77777777" w:rsidR="00AF3822" w:rsidRPr="005C667E" w:rsidRDefault="00AF3822" w:rsidP="00AF3822">
      <w:pPr>
        <w:outlineLvl w:val="1"/>
        <w:rPr>
          <w:rFonts w:ascii="Times New Roman" w:hAnsi="Times New Roman"/>
          <w:b/>
          <w:lang w:val="en-GB"/>
        </w:rPr>
      </w:pPr>
      <w:bookmarkStart w:id="4" w:name="_Toc66107530"/>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bookmarkEnd w:id="4"/>
    </w:p>
    <w:p w14:paraId="4F32C2EA" w14:textId="77777777" w:rsidR="00AF3822" w:rsidRPr="005C667E" w:rsidRDefault="00AF3822" w:rsidP="00AF3822">
      <w:pPr>
        <w:rPr>
          <w:rFonts w:ascii="Times New Roman" w:hAnsi="Times New Roman"/>
          <w:b/>
          <w:lang w:val="en-GB"/>
        </w:rPr>
      </w:pPr>
    </w:p>
    <w:p w14:paraId="5271F9B0" w14:textId="509C1E98" w:rsidR="003C3C6D"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under </w:t>
      </w:r>
      <w:r w:rsidR="00BC7BA9">
        <w:rPr>
          <w:rFonts w:ascii="Times New Roman" w:hAnsi="Times New Roman"/>
          <w:lang w:val="en-GB"/>
        </w:rPr>
        <w:t>git management on GitHub</w:t>
      </w:r>
      <w:r w:rsidR="003C3C6D">
        <w:rPr>
          <w:rFonts w:ascii="Times New Roman" w:hAnsi="Times New Roman"/>
          <w:lang w:val="en-GB"/>
        </w:rPr>
        <w:t xml:space="preserve"> at</w:t>
      </w:r>
      <w:r w:rsidR="003C3C6D">
        <w:rPr>
          <w:rFonts w:ascii="Times New Roman" w:hAnsi="Times New Roman"/>
          <w:lang w:val="en-GB"/>
        </w:rPr>
        <w:br/>
      </w:r>
      <w:hyperlink r:id="rId16" w:history="1">
        <w:r w:rsidR="003C3C6D" w:rsidRPr="0024088D">
          <w:rPr>
            <w:rStyle w:val="Hyperlink"/>
            <w:rFonts w:ascii="Times New Roman" w:hAnsi="Times New Roman"/>
            <w:lang w:val="en-GB"/>
          </w:rPr>
          <w:t>https://github.com/patirwin123/radtrancode</w:t>
        </w:r>
      </w:hyperlink>
      <w:r w:rsidR="003C3C6D">
        <w:rPr>
          <w:rFonts w:ascii="Times New Roman" w:hAnsi="Times New Roman"/>
          <w:lang w:val="en-GB"/>
        </w:rPr>
        <w:t>.</w:t>
      </w:r>
      <w:r w:rsidR="003C3C6D" w:rsidRPr="003C3C6D">
        <w:rPr>
          <w:rFonts w:ascii="Times New Roman" w:hAnsi="Times New Roman"/>
          <w:lang w:val="en-GB"/>
        </w:rPr>
        <w:t xml:space="preserve"> </w:t>
      </w:r>
    </w:p>
    <w:p w14:paraId="696C722F" w14:textId="340582A6" w:rsidR="00AF3822" w:rsidRDefault="00BC7BA9" w:rsidP="00AF3822">
      <w:pPr>
        <w:rPr>
          <w:rFonts w:ascii="Times New Roman" w:hAnsi="Times New Roman"/>
          <w:lang w:val="en-GB"/>
        </w:rPr>
      </w:pPr>
      <w:r>
        <w:rPr>
          <w:rFonts w:ascii="Times New Roman" w:hAnsi="Times New Roman"/>
          <w:lang w:val="en-GB"/>
        </w:rPr>
        <w:t>The GitHub</w:t>
      </w:r>
      <w:r w:rsidR="000D5DDB">
        <w:rPr>
          <w:rFonts w:ascii="Times New Roman" w:hAnsi="Times New Roman"/>
          <w:lang w:val="en-GB"/>
        </w:rPr>
        <w:t xml:space="preserve"> repository contains the following subdirectories:</w:t>
      </w:r>
    </w:p>
    <w:p w14:paraId="0065537D" w14:textId="77777777" w:rsidR="000D5DDB" w:rsidRDefault="000D5DDB" w:rsidP="00AF3822">
      <w:pPr>
        <w:rPr>
          <w:rFonts w:ascii="Times New Roman" w:hAnsi="Times New Roman"/>
          <w:lang w:val="en-GB"/>
        </w:rPr>
      </w:pPr>
    </w:p>
    <w:p w14:paraId="4A4090CA" w14:textId="3AE7FC25" w:rsidR="000D5DDB" w:rsidRPr="000D5DDB" w:rsidRDefault="000D5DDB" w:rsidP="00B448D9">
      <w:pPr>
        <w:tabs>
          <w:tab w:val="left" w:pos="2410"/>
        </w:tabs>
        <w:ind w:left="2410" w:hanging="2410"/>
        <w:rPr>
          <w:rFonts w:ascii="Times New Roman" w:hAnsi="Times New Roman"/>
          <w:lang w:val="en-GB"/>
        </w:rPr>
      </w:pPr>
      <w:proofErr w:type="spellStart"/>
      <w:r>
        <w:rPr>
          <w:rFonts w:ascii="Times New Roman" w:hAnsi="Times New Roman"/>
          <w:lang w:val="en-GB"/>
        </w:rPr>
        <w:t>frecipes</w:t>
      </w:r>
      <w:proofErr w:type="spell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w:t>
      </w:r>
      <w:r w:rsidR="003C3C6D">
        <w:rPr>
          <w:rFonts w:ascii="Times New Roman" w:hAnsi="Times New Roman"/>
          <w:lang w:val="en-GB"/>
        </w:rPr>
        <w:t xml:space="preserve">subroutines and </w:t>
      </w:r>
      <w:r w:rsidRPr="000D5DDB">
        <w:rPr>
          <w:rFonts w:ascii="Times New Roman" w:hAnsi="Times New Roman"/>
          <w:lang w:val="en-GB"/>
        </w:rPr>
        <w:t xml:space="preserve">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29FF7FEF" w14:textId="77777777" w:rsidR="000D5DDB" w:rsidRPr="000D5DDB" w:rsidRDefault="000D5DDB" w:rsidP="00B448D9">
      <w:pPr>
        <w:tabs>
          <w:tab w:val="left" w:pos="2410"/>
        </w:tabs>
        <w:ind w:left="2410" w:hanging="2410"/>
        <w:rPr>
          <w:rFonts w:ascii="Times New Roman" w:hAnsi="Times New Roman"/>
          <w:lang w:val="en-GB"/>
        </w:rPr>
      </w:pPr>
    </w:p>
    <w:p w14:paraId="49DBC0ED" w14:textId="119448EB" w:rsidR="000D5DDB" w:rsidRPr="000D5DDB" w:rsidRDefault="000D5DDB" w:rsidP="00B448D9">
      <w:pPr>
        <w:tabs>
          <w:tab w:val="left" w:pos="2410"/>
        </w:tabs>
        <w:ind w:left="2410" w:hanging="2410"/>
        <w:rPr>
          <w:rFonts w:ascii="Times New Roman" w:hAnsi="Times New Roman"/>
          <w:lang w:val="en-GB"/>
        </w:rPr>
      </w:pPr>
      <w:proofErr w:type="spellStart"/>
      <w:r>
        <w:rPr>
          <w:rFonts w:ascii="Times New Roman" w:hAnsi="Times New Roman"/>
          <w:lang w:val="en-GB"/>
        </w:rPr>
        <w:t>raddata</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r w:rsidR="003C3C6D">
        <w:rPr>
          <w:rFonts w:ascii="Times New Roman" w:hAnsi="Times New Roman"/>
          <w:lang w:val="en-GB"/>
        </w:rPr>
        <w:t xml:space="preserve">both </w:t>
      </w:r>
      <w:proofErr w:type="spellStart"/>
      <w:r w:rsidR="003C3C6D" w:rsidRPr="003C3C6D">
        <w:rPr>
          <w:rFonts w:ascii="Copperplate Light" w:hAnsi="Copperplate Light"/>
          <w:lang w:val="en-GB"/>
        </w:rPr>
        <w:t>Radtrans</w:t>
      </w:r>
      <w:proofErr w:type="spellEnd"/>
      <w:r w:rsidR="003C3C6D">
        <w:rPr>
          <w:rFonts w:ascii="Times New Roman" w:hAnsi="Times New Roman"/>
          <w:lang w:val="en-GB"/>
        </w:rPr>
        <w:t xml:space="preserve"> and </w:t>
      </w:r>
      <w:r w:rsidR="003C3C6D" w:rsidRPr="003C3C6D">
        <w:rPr>
          <w:rFonts w:ascii="Copperplate Light" w:hAnsi="Copperplate Light"/>
          <w:lang w:val="en-GB"/>
        </w:rPr>
        <w:t>N</w:t>
      </w:r>
      <w:r w:rsidRPr="003C3C6D">
        <w:rPr>
          <w:rFonts w:ascii="Copperplate Light" w:hAnsi="Copperplate Light"/>
          <w:lang w:val="en-GB"/>
        </w:rPr>
        <w:t>emesis</w:t>
      </w:r>
      <w:r w:rsidRPr="000D5DDB">
        <w:rPr>
          <w:rFonts w:ascii="Times New Roman" w:hAnsi="Times New Roman"/>
          <w:lang w:val="en-GB"/>
        </w:rPr>
        <w:t>,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 xml:space="preserve">but </w:t>
      </w:r>
      <w:proofErr w:type="gramStart"/>
      <w:r w:rsidRPr="000D5DDB">
        <w:rPr>
          <w:rFonts w:ascii="Times New Roman" w:hAnsi="Times New Roman"/>
          <w:lang w:val="en-GB"/>
        </w:rPr>
        <w:t>definitely not</w:t>
      </w:r>
      <w:proofErr w:type="gramEnd"/>
      <w:r w:rsidRPr="000D5DDB">
        <w:rPr>
          <w:rFonts w:ascii="Times New Roman" w:hAnsi="Times New Roman"/>
          <w:lang w:val="en-GB"/>
        </w:rPr>
        <w:t xml:space="preserve"> least, a list of the current planets defined, together with their mass and radius, etc.</w:t>
      </w:r>
    </w:p>
    <w:p w14:paraId="0E851A6B" w14:textId="77777777" w:rsidR="000D5DDB" w:rsidRPr="000D5DDB" w:rsidRDefault="000D5DDB" w:rsidP="00B448D9">
      <w:pPr>
        <w:tabs>
          <w:tab w:val="left" w:pos="2410"/>
        </w:tabs>
        <w:ind w:left="2410" w:hanging="2410"/>
        <w:rPr>
          <w:rFonts w:ascii="Times New Roman" w:hAnsi="Times New Roman"/>
          <w:lang w:val="en-GB"/>
        </w:rPr>
      </w:pPr>
    </w:p>
    <w:p w14:paraId="235337F1" w14:textId="6793A369" w:rsidR="000D5DDB" w:rsidRPr="000D5DDB" w:rsidRDefault="000D5DDB" w:rsidP="00B448D9">
      <w:pPr>
        <w:tabs>
          <w:tab w:val="left" w:pos="2410"/>
        </w:tabs>
        <w:ind w:left="2410" w:hanging="2410"/>
        <w:rPr>
          <w:rFonts w:ascii="Times New Roman" w:hAnsi="Times New Roman"/>
          <w:lang w:val="en-GB"/>
        </w:rPr>
      </w:pPr>
      <w:proofErr w:type="spellStart"/>
      <w:r>
        <w:rPr>
          <w:rFonts w:ascii="Times New Roman" w:hAnsi="Times New Roman"/>
          <w:lang w:val="en-GB"/>
        </w:rPr>
        <w:t>radtran</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 xml:space="preserve"> directory, containing </w:t>
      </w:r>
      <w:proofErr w:type="gramStart"/>
      <w:r w:rsidRPr="000D5DDB">
        <w:rPr>
          <w:rFonts w:ascii="Times New Roman" w:hAnsi="Times New Roman"/>
          <w:lang w:val="en-GB"/>
        </w:rPr>
        <w:t>a number of</w:t>
      </w:r>
      <w:proofErr w:type="gramEnd"/>
      <w:r w:rsidRPr="000D5DDB">
        <w:rPr>
          <w:rFonts w:ascii="Times New Roman" w:hAnsi="Times New Roman"/>
          <w:lang w:val="en-GB"/>
        </w:rPr>
        <w:t xml:space="preserve">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proofErr w:type="spellStart"/>
      <w:r w:rsidRPr="003C3C6D">
        <w:rPr>
          <w:rFonts w:ascii="Times New Roman" w:hAnsi="Times New Roman"/>
          <w:u w:val="single"/>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proofErr w:type="gramStart"/>
      <w:r w:rsidRPr="000D5DDB">
        <w:rPr>
          <w:rFonts w:ascii="Times New Roman" w:hAnsi="Times New Roman"/>
          <w:lang w:val="en-GB"/>
        </w:rPr>
        <w:t>a number of</w:t>
      </w:r>
      <w:proofErr w:type="gramEnd"/>
      <w:r w:rsidRPr="000D5DDB">
        <w:rPr>
          <w:rFonts w:ascii="Times New Roman" w:hAnsi="Times New Roman"/>
          <w:lang w:val="en-GB"/>
        </w:rPr>
        <w:t xml:space="preserve"> line data and correlated-k processing programs.</w:t>
      </w:r>
      <w:r>
        <w:rPr>
          <w:rFonts w:ascii="Times New Roman" w:hAnsi="Times New Roman"/>
          <w:lang w:val="en-GB"/>
        </w:rPr>
        <w:t xml:space="preserve"> </w:t>
      </w:r>
      <w:r w:rsidRPr="000D5DDB">
        <w:rPr>
          <w:rFonts w:ascii="Times New Roman" w:hAnsi="Times New Roman"/>
          <w:lang w:val="en-GB"/>
        </w:rPr>
        <w:t>The subdirec</w:t>
      </w:r>
      <w:r w:rsidR="003C3C6D">
        <w:rPr>
          <w:rFonts w:ascii="Times New Roman" w:hAnsi="Times New Roman"/>
          <w:lang w:val="en-GB"/>
        </w:rPr>
        <w:t>t</w:t>
      </w:r>
      <w:r w:rsidRPr="000D5DDB">
        <w:rPr>
          <w:rFonts w:ascii="Times New Roman" w:hAnsi="Times New Roman"/>
          <w:lang w:val="en-GB"/>
        </w:rPr>
        <w:t>o</w:t>
      </w:r>
      <w:r w:rsidR="003C3C6D">
        <w:rPr>
          <w:rFonts w:ascii="Times New Roman" w:hAnsi="Times New Roman"/>
          <w:lang w:val="en-GB"/>
        </w:rPr>
        <w:t>r</w:t>
      </w:r>
      <w:r w:rsidRPr="000D5DDB">
        <w:rPr>
          <w:rFonts w:ascii="Times New Roman" w:hAnsi="Times New Roman"/>
          <w:lang w:val="en-GB"/>
        </w:rPr>
        <w:t xml:space="preserve">ies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003C3C6D" w:rsidRPr="003C3C6D">
        <w:rPr>
          <w:rFonts w:ascii="Copperplate Light" w:hAnsi="Copperplate Light"/>
          <w:lang w:val="en-GB"/>
        </w:rPr>
        <w:t>Radtrans</w:t>
      </w:r>
      <w:proofErr w:type="spellEnd"/>
      <w:r>
        <w:rPr>
          <w:rFonts w:ascii="Times New Roman" w:hAnsi="Times New Roman"/>
          <w:lang w:val="en-GB"/>
        </w:rPr>
        <w:t xml:space="preserve"> </w:t>
      </w:r>
      <w:r w:rsidRPr="000D5DDB">
        <w:rPr>
          <w:rFonts w:ascii="Times New Roman" w:hAnsi="Times New Roman"/>
          <w:lang w:val="en-GB"/>
        </w:rPr>
        <w:t xml:space="preserve">executables.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4A95CD73" w14:textId="77777777" w:rsidR="000D5DDB" w:rsidRPr="000D5DDB" w:rsidRDefault="000D5DDB" w:rsidP="00B448D9">
      <w:pPr>
        <w:tabs>
          <w:tab w:val="left" w:pos="2410"/>
        </w:tabs>
        <w:ind w:left="2410" w:hanging="2410"/>
        <w:rPr>
          <w:rFonts w:ascii="Times New Roman" w:hAnsi="Times New Roman"/>
          <w:lang w:val="en-GB"/>
        </w:rPr>
      </w:pPr>
    </w:p>
    <w:p w14:paraId="6FF797C1" w14:textId="25B1E628"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885C54C" w14:textId="33ECCD0E" w:rsidR="000D5DDB" w:rsidRDefault="000D5DDB" w:rsidP="00B448D9">
      <w:pPr>
        <w:tabs>
          <w:tab w:val="left" w:pos="2410"/>
        </w:tabs>
        <w:ind w:left="2410" w:hanging="2410"/>
        <w:rPr>
          <w:rFonts w:ascii="Times New Roman" w:hAnsi="Times New Roman"/>
          <w:lang w:val="en-GB"/>
        </w:rPr>
      </w:pPr>
    </w:p>
    <w:p w14:paraId="3052117B" w14:textId="62362E7B" w:rsidR="00B448D9" w:rsidRPr="000D5DDB" w:rsidRDefault="00B448D9" w:rsidP="00B448D9">
      <w:pPr>
        <w:tabs>
          <w:tab w:val="left" w:pos="2410"/>
        </w:tabs>
        <w:ind w:left="2410" w:hanging="2410"/>
        <w:rPr>
          <w:rFonts w:ascii="Times New Roman" w:hAnsi="Times New Roman"/>
          <w:lang w:val="en-GB"/>
        </w:rPr>
      </w:pPr>
      <w:proofErr w:type="spellStart"/>
      <w:r w:rsidRPr="000D5DDB">
        <w:rPr>
          <w:rFonts w:ascii="Times New Roman" w:hAnsi="Times New Roman"/>
          <w:lang w:val="en-GB"/>
        </w:rPr>
        <w:t>nemesis</w:t>
      </w:r>
      <w:r>
        <w:rPr>
          <w:rFonts w:ascii="Times New Roman" w:hAnsi="Times New Roman"/>
          <w:lang w:val="en-GB"/>
        </w:rPr>
        <w:t>PY</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w:t>
      </w:r>
      <w:r>
        <w:rPr>
          <w:rFonts w:ascii="Times New Roman" w:hAnsi="Times New Roman"/>
          <w:lang w:val="en-GB"/>
        </w:rPr>
        <w:t xml:space="preserve">python-wrapped </w:t>
      </w:r>
      <w:r w:rsidRPr="000D5DDB">
        <w:rPr>
          <w:rFonts w:ascii="Times New Roman" w:hAnsi="Times New Roman"/>
          <w:lang w:val="en-GB"/>
        </w:rPr>
        <w:t xml:space="preserve">subroutines and programs. </w:t>
      </w:r>
    </w:p>
    <w:p w14:paraId="1E835B4B" w14:textId="77777777" w:rsidR="00B448D9" w:rsidRPr="000D5DDB" w:rsidRDefault="00B448D9" w:rsidP="00B448D9">
      <w:pPr>
        <w:tabs>
          <w:tab w:val="left" w:pos="2410"/>
        </w:tabs>
        <w:ind w:left="2410" w:hanging="2410"/>
        <w:rPr>
          <w:rFonts w:ascii="Times New Roman" w:hAnsi="Times New Roman"/>
          <w:lang w:val="en-GB"/>
        </w:rPr>
      </w:pPr>
    </w:p>
    <w:p w14:paraId="0EEEA398" w14:textId="4FC5C094" w:rsidR="000D5DDB" w:rsidRPr="000D5DDB" w:rsidRDefault="000D5DDB" w:rsidP="00B448D9">
      <w:pPr>
        <w:tabs>
          <w:tab w:val="left" w:pos="2410"/>
        </w:tabs>
        <w:ind w:left="2410" w:hanging="2410"/>
        <w:rPr>
          <w:rFonts w:ascii="Times New Roman" w:hAnsi="Times New Roman"/>
          <w:lang w:val="en-GB"/>
        </w:rPr>
      </w:pPr>
      <w:proofErr w:type="spellStart"/>
      <w:r w:rsidRPr="000D5DDB">
        <w:rPr>
          <w:rFonts w:ascii="Times New Roman" w:hAnsi="Times New Roman"/>
          <w:lang w:val="en-GB"/>
        </w:rPr>
        <w:t>idl</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w:t>
      </w:r>
      <w:r w:rsidR="003C3C6D" w:rsidRPr="003C3C6D">
        <w:rPr>
          <w:rFonts w:ascii="Copperplate Light" w:hAnsi="Copperplate Light"/>
          <w:lang w:val="en-GB"/>
        </w:rPr>
        <w:t>Nemesis</w:t>
      </w:r>
      <w:r w:rsidR="003C3C6D" w:rsidRPr="000D5DDB">
        <w:rPr>
          <w:rFonts w:ascii="Times New Roman" w:hAnsi="Times New Roman"/>
          <w:lang w:val="en-GB"/>
        </w:rPr>
        <w:t xml:space="preserve"> </w:t>
      </w:r>
      <w:r w:rsidRPr="000D5DDB">
        <w:rPr>
          <w:rFonts w:ascii="Times New Roman" w:hAnsi="Times New Roman"/>
          <w:lang w:val="en-GB"/>
        </w:rPr>
        <w:t>calculations.</w:t>
      </w:r>
    </w:p>
    <w:p w14:paraId="7406AD6C" w14:textId="77777777" w:rsidR="000D5DDB" w:rsidRPr="000D5DDB" w:rsidRDefault="000D5DDB" w:rsidP="00B448D9">
      <w:pPr>
        <w:tabs>
          <w:tab w:val="left" w:pos="2410"/>
        </w:tabs>
        <w:ind w:left="2410" w:hanging="2410"/>
        <w:rPr>
          <w:rFonts w:ascii="Times New Roman" w:hAnsi="Times New Roman"/>
          <w:lang w:val="en-GB"/>
        </w:rPr>
      </w:pPr>
    </w:p>
    <w:p w14:paraId="3F37F2B5" w14:textId="68A13C30"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proofErr w:type="spellStart"/>
      <w:r w:rsidR="003C3C6D" w:rsidRPr="003C3C6D">
        <w:rPr>
          <w:rFonts w:ascii="Copperplate Light" w:hAnsi="Copperplate Light"/>
          <w:lang w:val="en-GB"/>
        </w:rPr>
        <w:t>Radtrans</w:t>
      </w:r>
      <w:proofErr w:type="spellEnd"/>
      <w:r w:rsidRPr="000D5DDB">
        <w:rPr>
          <w:rFonts w:ascii="Times New Roman" w:hAnsi="Times New Roman"/>
          <w:lang w:val="en-GB"/>
        </w:rPr>
        <w:t xml:space="preserve"> and </w:t>
      </w:r>
      <w:r w:rsidR="003C3C6D" w:rsidRPr="003C3C6D">
        <w:rPr>
          <w:rFonts w:ascii="Copperplate Light" w:hAnsi="Copperplate Light"/>
          <w:lang w:val="en-GB"/>
        </w:rPr>
        <w:t>Nemesis</w:t>
      </w:r>
      <w:r w:rsidRPr="000D5DDB">
        <w:rPr>
          <w:rFonts w:ascii="Times New Roman" w:hAnsi="Times New Roman"/>
          <w:lang w:val="en-GB"/>
        </w:rPr>
        <w:t xml:space="preserve"> manuals.</w:t>
      </w:r>
    </w:p>
    <w:p w14:paraId="6066E7F0" w14:textId="77777777" w:rsidR="000D5DDB" w:rsidRPr="000D5DDB" w:rsidRDefault="000D5DDB" w:rsidP="00B448D9">
      <w:pPr>
        <w:tabs>
          <w:tab w:val="left" w:pos="2410"/>
        </w:tabs>
        <w:ind w:left="2410" w:hanging="2410"/>
        <w:rPr>
          <w:rFonts w:ascii="Times New Roman" w:hAnsi="Times New Roman"/>
          <w:lang w:val="en-GB"/>
        </w:rPr>
      </w:pPr>
    </w:p>
    <w:p w14:paraId="66DCC863" w14:textId="63E1D70B" w:rsidR="000D5DDB" w:rsidRDefault="000D5DDB" w:rsidP="00B448D9">
      <w:pPr>
        <w:tabs>
          <w:tab w:val="left" w:pos="2410"/>
        </w:tabs>
        <w:ind w:left="2410" w:hanging="2410"/>
        <w:rPr>
          <w:rFonts w:ascii="Times New Roman" w:hAnsi="Times New Roman"/>
          <w:lang w:val="en-GB"/>
        </w:rPr>
      </w:pPr>
      <w:proofErr w:type="spellStart"/>
      <w:r w:rsidRPr="000D5DDB">
        <w:rPr>
          <w:rFonts w:ascii="Times New Roman" w:hAnsi="Times New Roman"/>
          <w:lang w:val="en-GB"/>
        </w:rPr>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Library of routines for defining MCS Field of View. Only needs compiling if you're going to run </w:t>
      </w:r>
      <w:proofErr w:type="spellStart"/>
      <w:r w:rsidRPr="003C3C6D">
        <w:rPr>
          <w:rFonts w:ascii="Times New Roman" w:hAnsi="Times New Roman"/>
          <w:u w:val="single"/>
          <w:lang w:val="en-GB"/>
        </w:rPr>
        <w:t>NemesisMCS</w:t>
      </w:r>
      <w:proofErr w:type="spellEnd"/>
      <w:r w:rsidRPr="000D5DDB">
        <w:rPr>
          <w:rFonts w:ascii="Times New Roman" w:hAnsi="Times New Roman"/>
          <w:lang w:val="en-GB"/>
        </w:rPr>
        <w:t xml:space="preserve"> or </w:t>
      </w:r>
      <w:proofErr w:type="spellStart"/>
      <w:r w:rsidRPr="003C3C6D">
        <w:rPr>
          <w:rFonts w:ascii="Times New Roman" w:hAnsi="Times New Roman"/>
          <w:u w:val="single"/>
          <w:lang w:val="en-GB"/>
        </w:rPr>
        <w:t>GenerateMCSspx</w:t>
      </w:r>
      <w:proofErr w:type="spellEnd"/>
      <w:r w:rsidRPr="000D5DDB">
        <w:rPr>
          <w:rFonts w:ascii="Times New Roman" w:hAnsi="Times New Roman"/>
          <w:lang w:val="en-GB"/>
        </w:rPr>
        <w:t>.</w:t>
      </w:r>
    </w:p>
    <w:p w14:paraId="6A03A612" w14:textId="29070204" w:rsidR="003C3C6D" w:rsidRDefault="003C3C6D" w:rsidP="00B448D9">
      <w:pPr>
        <w:tabs>
          <w:tab w:val="left" w:pos="2410"/>
        </w:tabs>
        <w:ind w:left="2410" w:hanging="2410"/>
        <w:rPr>
          <w:rFonts w:ascii="Times New Roman" w:hAnsi="Times New Roman"/>
          <w:lang w:val="en-GB"/>
        </w:rPr>
      </w:pPr>
    </w:p>
    <w:p w14:paraId="0CE52880" w14:textId="37A0427D" w:rsidR="003C3C6D" w:rsidRDefault="003C3C6D" w:rsidP="00B448D9">
      <w:pPr>
        <w:tabs>
          <w:tab w:val="left" w:pos="2410"/>
        </w:tabs>
        <w:ind w:left="2410" w:hanging="2410"/>
        <w:rPr>
          <w:rFonts w:ascii="Times New Roman" w:hAnsi="Times New Roman"/>
          <w:lang w:val="en-GB"/>
        </w:rPr>
      </w:pPr>
      <w:r>
        <w:rPr>
          <w:rFonts w:ascii="Times New Roman" w:hAnsi="Times New Roman"/>
          <w:lang w:val="en-GB"/>
        </w:rPr>
        <w:t>Meetings/</w:t>
      </w:r>
      <w:r>
        <w:rPr>
          <w:rFonts w:ascii="Times New Roman" w:hAnsi="Times New Roman"/>
          <w:lang w:val="en-GB"/>
        </w:rPr>
        <w:tab/>
      </w:r>
      <w:r w:rsidR="00B448D9">
        <w:rPr>
          <w:rFonts w:ascii="Times New Roman" w:hAnsi="Times New Roman"/>
          <w:lang w:val="en-GB"/>
        </w:rPr>
        <w:t xml:space="preserve">Record of </w:t>
      </w:r>
      <w:r w:rsidR="00B448D9" w:rsidRPr="003C3C6D">
        <w:rPr>
          <w:rFonts w:ascii="Copperplate Light" w:hAnsi="Copperplate Light"/>
          <w:lang w:val="en-GB"/>
        </w:rPr>
        <w:t>Nemesis</w:t>
      </w:r>
      <w:r w:rsidR="00B448D9">
        <w:rPr>
          <w:rFonts w:ascii="Times New Roman" w:hAnsi="Times New Roman"/>
          <w:lang w:val="en-GB"/>
        </w:rPr>
        <w:t xml:space="preserve"> user meetings.</w:t>
      </w:r>
    </w:p>
    <w:p w14:paraId="1A239519" w14:textId="621B91D5" w:rsidR="00B448D9" w:rsidRDefault="00B448D9" w:rsidP="00B448D9">
      <w:pPr>
        <w:tabs>
          <w:tab w:val="left" w:pos="2410"/>
        </w:tabs>
        <w:ind w:left="2410" w:hanging="2410"/>
        <w:rPr>
          <w:rFonts w:ascii="Times New Roman" w:hAnsi="Times New Roman"/>
          <w:lang w:val="en-GB"/>
        </w:rPr>
      </w:pPr>
    </w:p>
    <w:p w14:paraId="56B68998" w14:textId="104BDFA6" w:rsidR="00B448D9" w:rsidRDefault="00B448D9" w:rsidP="00B448D9">
      <w:pPr>
        <w:tabs>
          <w:tab w:val="left" w:pos="2410"/>
        </w:tabs>
        <w:ind w:left="2410" w:hanging="2410"/>
        <w:rPr>
          <w:rFonts w:ascii="Times New Roman" w:hAnsi="Times New Roman"/>
          <w:lang w:val="en-GB"/>
        </w:rPr>
      </w:pPr>
      <w:proofErr w:type="spellStart"/>
      <w:r>
        <w:rPr>
          <w:rFonts w:ascii="Times New Roman" w:hAnsi="Times New Roman"/>
          <w:lang w:val="en-GB"/>
        </w:rPr>
        <w:t>Refprofile</w:t>
      </w:r>
      <w:proofErr w:type="spellEnd"/>
      <w:r>
        <w:rPr>
          <w:rFonts w:ascii="Times New Roman" w:hAnsi="Times New Roman"/>
          <w:lang w:val="en-GB"/>
        </w:rPr>
        <w:t>/</w:t>
      </w:r>
      <w:r>
        <w:rPr>
          <w:rFonts w:ascii="Times New Roman" w:hAnsi="Times New Roman"/>
          <w:lang w:val="en-GB"/>
        </w:rPr>
        <w:tab/>
        <w:t>Reference</w:t>
      </w:r>
      <w:r w:rsidRPr="005C667E">
        <w:rPr>
          <w:rFonts w:ascii="Times New Roman" w:hAnsi="Times New Roman"/>
          <w:lang w:val="en-GB"/>
        </w:rPr>
        <w:t xml:space="preserve">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w:t>
      </w:r>
      <w:r>
        <w:rPr>
          <w:rFonts w:ascii="Times New Roman" w:hAnsi="Times New Roman"/>
          <w:lang w:val="en-GB"/>
        </w:rPr>
        <w:t>.</w:t>
      </w:r>
    </w:p>
    <w:p w14:paraId="49CFA9A9" w14:textId="3EACA7BD" w:rsidR="00B448D9" w:rsidRDefault="00B448D9" w:rsidP="00B448D9">
      <w:pPr>
        <w:tabs>
          <w:tab w:val="left" w:pos="2410"/>
        </w:tabs>
        <w:ind w:left="2410" w:hanging="2410"/>
        <w:rPr>
          <w:rFonts w:ascii="Times New Roman" w:hAnsi="Times New Roman"/>
          <w:lang w:val="en-GB"/>
        </w:rPr>
      </w:pPr>
    </w:p>
    <w:p w14:paraId="00ABD45B" w14:textId="6D575FED" w:rsidR="00B448D9" w:rsidRDefault="00B448D9" w:rsidP="00B448D9">
      <w:pPr>
        <w:tabs>
          <w:tab w:val="left" w:pos="2410"/>
        </w:tabs>
        <w:ind w:left="2410" w:hanging="2410"/>
        <w:rPr>
          <w:rFonts w:ascii="Times New Roman" w:hAnsi="Times New Roman"/>
          <w:lang w:val="en-GB"/>
        </w:rPr>
      </w:pPr>
      <w:proofErr w:type="spellStart"/>
      <w:r>
        <w:rPr>
          <w:rFonts w:ascii="Times New Roman" w:hAnsi="Times New Roman"/>
          <w:lang w:val="en-GB"/>
        </w:rPr>
        <w:t>Example_calculations</w:t>
      </w:r>
      <w:proofErr w:type="spellEnd"/>
      <w:r>
        <w:rPr>
          <w:rFonts w:ascii="Times New Roman" w:hAnsi="Times New Roman"/>
          <w:lang w:val="en-GB"/>
        </w:rPr>
        <w:t>/</w:t>
      </w:r>
      <w:r>
        <w:rPr>
          <w:rFonts w:ascii="Times New Roman" w:hAnsi="Times New Roman"/>
          <w:lang w:val="en-GB"/>
        </w:rPr>
        <w:tab/>
        <w:t>Reference</w:t>
      </w:r>
      <w:r w:rsidRPr="005C667E">
        <w:rPr>
          <w:rFonts w:ascii="Times New Roman" w:hAnsi="Times New Roman"/>
          <w:lang w:val="en-GB"/>
        </w:rPr>
        <w:t xml:space="preserve"> </w:t>
      </w:r>
      <w:r>
        <w:rPr>
          <w:rFonts w:ascii="Times New Roman" w:hAnsi="Times New Roman"/>
          <w:lang w:val="en-GB"/>
        </w:rPr>
        <w:t>sample calculations.</w:t>
      </w:r>
    </w:p>
    <w:p w14:paraId="08ED6983" w14:textId="16F56BAF" w:rsidR="00B448D9" w:rsidRDefault="00B448D9" w:rsidP="000D5DDB">
      <w:pPr>
        <w:tabs>
          <w:tab w:val="left" w:pos="1276"/>
        </w:tabs>
        <w:ind w:left="1276" w:hanging="1276"/>
        <w:rPr>
          <w:rFonts w:ascii="Times New Roman" w:hAnsi="Times New Roman"/>
          <w:lang w:val="en-GB"/>
        </w:rPr>
      </w:pPr>
    </w:p>
    <w:p w14:paraId="6F764B0C" w14:textId="77777777" w:rsidR="000D5DDB" w:rsidRDefault="00AF3822" w:rsidP="00AF3822">
      <w:pPr>
        <w:rPr>
          <w:rFonts w:ascii="Times New Roman" w:hAnsi="Times New Roman"/>
          <w:lang w:val="en-GB"/>
        </w:rPr>
      </w:pPr>
      <w:r w:rsidRPr="005C667E">
        <w:rPr>
          <w:rFonts w:ascii="Times New Roman" w:hAnsi="Times New Roman"/>
          <w:lang w:val="en-GB"/>
        </w:rPr>
        <w:t xml:space="preserve">The code is currently </w:t>
      </w:r>
      <w:r w:rsidR="00BC7BA9">
        <w:rPr>
          <w:rFonts w:ascii="Times New Roman" w:hAnsi="Times New Roman"/>
          <w:lang w:val="en-GB"/>
        </w:rPr>
        <w:t>run on</w:t>
      </w:r>
      <w:r w:rsidRPr="005C667E">
        <w:rPr>
          <w:rFonts w:ascii="Times New Roman" w:hAnsi="Times New Roman"/>
          <w:lang w:val="en-GB"/>
        </w:rPr>
        <w:t xml:space="preserve"> </w:t>
      </w:r>
      <w:r w:rsidR="00BC7BA9">
        <w:rPr>
          <w:rFonts w:ascii="Times New Roman" w:hAnsi="Times New Roman"/>
          <w:lang w:val="en-GB"/>
        </w:rPr>
        <w:t>our</w:t>
      </w:r>
      <w:r w:rsidR="000D5DDB">
        <w:rPr>
          <w:rFonts w:ascii="Times New Roman" w:hAnsi="Times New Roman"/>
          <w:lang w:val="en-GB"/>
        </w:rPr>
        <w:t xml:space="preserve"> Linux machines</w:t>
      </w:r>
      <w:r w:rsidR="00BC7BA9">
        <w:rPr>
          <w:rFonts w:ascii="Times New Roman" w:hAnsi="Times New Roman"/>
          <w:lang w:val="en-GB"/>
        </w:rPr>
        <w:t xml:space="preserve"> </w:t>
      </w:r>
      <w:r w:rsidR="000D5DDB">
        <w:rPr>
          <w:rFonts w:ascii="Times New Roman" w:hAnsi="Times New Roman"/>
          <w:lang w:val="en-GB"/>
        </w:rPr>
        <w:t xml:space="preserve">and compiles using the Intel Fortran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2829EE6B" w14:textId="4C07E6B5"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5" w:name="_Toc66107531"/>
      <w:r>
        <w:rPr>
          <w:rFonts w:ascii="Times New Roman" w:hAnsi="Times New Roman"/>
          <w:b/>
          <w:lang w:val="en-GB"/>
        </w:rPr>
        <w:lastRenderedPageBreak/>
        <w:t>2</w:t>
      </w:r>
      <w:r w:rsidRPr="005C667E">
        <w:rPr>
          <w:rFonts w:ascii="Times New Roman" w:hAnsi="Times New Roman"/>
          <w:b/>
          <w:lang w:val="en-GB"/>
        </w:rPr>
        <w:t xml:space="preserve"> Atmospheric T,</w:t>
      </w:r>
      <w:r w:rsidR="00B448D9">
        <w:rPr>
          <w:rFonts w:ascii="Times New Roman" w:hAnsi="Times New Roman"/>
          <w:b/>
          <w:lang w:val="en-GB"/>
        </w:rPr>
        <w:t xml:space="preserve"> </w:t>
      </w:r>
      <w:r w:rsidRPr="005C667E">
        <w:rPr>
          <w:rFonts w:ascii="Times New Roman" w:hAnsi="Times New Roman"/>
          <w:b/>
          <w:lang w:val="en-GB"/>
        </w:rPr>
        <w:t>P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bookmarkEnd w:id="5"/>
    </w:p>
    <w:p w14:paraId="6BAC3771" w14:textId="77777777" w:rsidR="00AF3822" w:rsidRPr="005C667E" w:rsidRDefault="00AF3822" w:rsidP="00AF3822">
      <w:pPr>
        <w:rPr>
          <w:rFonts w:ascii="Times New Roman" w:hAnsi="Times New Roman"/>
          <w:b/>
          <w:lang w:val="en-GB"/>
        </w:rPr>
      </w:pPr>
    </w:p>
    <w:p w14:paraId="48D7C936"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the following information. </w:t>
      </w:r>
    </w:p>
    <w:p w14:paraId="194EEA78" w14:textId="77777777" w:rsidR="00AF3822" w:rsidRPr="005C667E" w:rsidRDefault="00AF3822" w:rsidP="00AF3822">
      <w:pPr>
        <w:rPr>
          <w:rFonts w:ascii="Times New Roman" w:hAnsi="Times New Roman"/>
          <w:lang w:val="en-GB"/>
        </w:rPr>
      </w:pPr>
    </w:p>
    <w:p w14:paraId="0385CCDF"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3F11413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40053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B8DFC2D"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41103A4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2699111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59322C0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r w:rsidR="003854EA">
        <w:rPr>
          <w:rFonts w:ascii="Times New Roman" w:hAnsi="Times New Roman"/>
          <w:lang w:val="de-DE"/>
        </w:rPr>
        <w:t xml:space="preserve"> ….                          </w:t>
      </w:r>
      <w:proofErr w:type="spellStart"/>
      <w:r w:rsidR="003854EA">
        <w:rPr>
          <w:rFonts w:ascii="Times New Roman" w:hAnsi="Times New Roman"/>
          <w:lang w:val="de-DE"/>
        </w:rPr>
        <w:t>gasNVMR</w:t>
      </w:r>
      <w:proofErr w:type="spellEnd"/>
      <w:r w:rsidRPr="001A7BF3">
        <w:rPr>
          <w:rFonts w:ascii="Times New Roman" w:hAnsi="Times New Roman"/>
          <w:lang w:val="de-DE"/>
        </w:rPr>
        <w:t>"</w:t>
      </w:r>
    </w:p>
    <w:p w14:paraId="74D0B022"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proofErr w:type="gramStart"/>
      <w:r w:rsidRPr="001A7BF3">
        <w:rPr>
          <w:rFonts w:ascii="Times New Roman" w:hAnsi="Times New Roman"/>
          <w:lang w:val="de-DE"/>
        </w:rPr>
        <w:t>H(</w:t>
      </w:r>
      <w:proofErr w:type="gramEnd"/>
      <w:r w:rsidRPr="001A7BF3">
        <w:rPr>
          <w:rFonts w:ascii="Times New Roman" w:hAnsi="Times New Roman"/>
          <w:lang w:val="de-DE"/>
        </w:rPr>
        <w:t>1)     P(1)     T(1)     VMR(1,1)  VMR(1,2)  VMR(1,3)</w:t>
      </w:r>
      <w:r w:rsidR="003854EA">
        <w:rPr>
          <w:rFonts w:ascii="Times New Roman" w:hAnsi="Times New Roman"/>
          <w:lang w:val="de-DE"/>
        </w:rPr>
        <w:t xml:space="preserve"> ..          </w:t>
      </w:r>
      <w:r w:rsidR="003854EA" w:rsidRPr="001A7BF3">
        <w:rPr>
          <w:rFonts w:ascii="Times New Roman" w:hAnsi="Times New Roman"/>
          <w:lang w:val="de-DE"/>
        </w:rPr>
        <w:t>VMR(</w:t>
      </w:r>
      <w:proofErr w:type="gramStart"/>
      <w:r w:rsidR="003854EA" w:rsidRPr="001A7BF3">
        <w:rPr>
          <w:rFonts w:ascii="Times New Roman" w:hAnsi="Times New Roman"/>
          <w:lang w:val="de-DE"/>
        </w:rPr>
        <w:t>1,</w:t>
      </w:r>
      <w:r w:rsidR="003854EA">
        <w:rPr>
          <w:rFonts w:ascii="Times New Roman" w:hAnsi="Times New Roman"/>
          <w:lang w:val="de-DE"/>
        </w:rPr>
        <w:t>NVMR</w:t>
      </w:r>
      <w:proofErr w:type="gramEnd"/>
      <w:r w:rsidR="003854EA" w:rsidRPr="001A7BF3">
        <w:rPr>
          <w:rFonts w:ascii="Times New Roman" w:hAnsi="Times New Roman"/>
          <w:lang w:val="de-DE"/>
        </w:rPr>
        <w:t>)</w:t>
      </w:r>
    </w:p>
    <w:p w14:paraId="0501F826"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7997D95"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1673845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w:t>
      </w:r>
      <w:proofErr w:type="gramStart"/>
      <w:r w:rsidRPr="001A7BF3">
        <w:rPr>
          <w:rFonts w:ascii="Times New Roman" w:hAnsi="Times New Roman"/>
          <w:lang w:val="de-DE"/>
        </w:rPr>
        <w:t>NP)  P</w:t>
      </w:r>
      <w:proofErr w:type="gramEnd"/>
      <w:r w:rsidRPr="001A7BF3">
        <w:rPr>
          <w:rFonts w:ascii="Times New Roman" w:hAnsi="Times New Roman"/>
          <w:lang w:val="de-DE"/>
        </w:rPr>
        <w:t>(NP)   T(NP)  VMR(NP,1) VMR(NP,2) VMR(NP,3)</w:t>
      </w:r>
      <w:r w:rsidR="003854EA">
        <w:rPr>
          <w:rFonts w:ascii="Times New Roman" w:hAnsi="Times New Roman"/>
          <w:lang w:val="de-DE"/>
        </w:rPr>
        <w:t xml:space="preserve"> .. </w:t>
      </w:r>
      <w:r w:rsidR="003854EA" w:rsidRPr="001A7BF3">
        <w:rPr>
          <w:rFonts w:ascii="Times New Roman" w:hAnsi="Times New Roman"/>
          <w:lang w:val="de-DE"/>
        </w:rPr>
        <w:t>VMR(</w:t>
      </w:r>
      <w:proofErr w:type="gramStart"/>
      <w:r w:rsidR="003854EA">
        <w:rPr>
          <w:rFonts w:ascii="Times New Roman" w:hAnsi="Times New Roman"/>
          <w:lang w:val="de-DE"/>
        </w:rPr>
        <w:t>NP</w:t>
      </w:r>
      <w:r w:rsidR="003854EA" w:rsidRPr="001A7BF3">
        <w:rPr>
          <w:rFonts w:ascii="Times New Roman" w:hAnsi="Times New Roman"/>
          <w:lang w:val="de-DE"/>
        </w:rPr>
        <w:t>,</w:t>
      </w:r>
      <w:r w:rsidR="003854EA">
        <w:rPr>
          <w:rFonts w:ascii="Times New Roman" w:hAnsi="Times New Roman"/>
          <w:lang w:val="de-DE"/>
        </w:rPr>
        <w:t>NVMR</w:t>
      </w:r>
      <w:proofErr w:type="gramEnd"/>
      <w:r w:rsidR="003854EA" w:rsidRPr="001A7BF3">
        <w:rPr>
          <w:rFonts w:ascii="Times New Roman" w:hAnsi="Times New Roman"/>
          <w:lang w:val="de-DE"/>
        </w:rPr>
        <w:t>)</w:t>
      </w:r>
    </w:p>
    <w:p w14:paraId="68A7B9F7" w14:textId="77777777" w:rsidR="00AF3822" w:rsidRDefault="00AF3822" w:rsidP="00AF3822">
      <w:pPr>
        <w:rPr>
          <w:rFonts w:ascii="Times New Roman" w:hAnsi="Times New Roman"/>
          <w:lang w:val="en-GB"/>
        </w:rPr>
      </w:pPr>
    </w:p>
    <w:p w14:paraId="05962ED2" w14:textId="77777777" w:rsidR="003854EA" w:rsidRPr="003854EA" w:rsidRDefault="003854EA" w:rsidP="003854EA">
      <w:pPr>
        <w:rPr>
          <w:rFonts w:ascii="Times New Roman" w:hAnsi="Times New Roman"/>
          <w:bCs/>
          <w:lang w:val="en-GB"/>
        </w:rPr>
      </w:pPr>
      <w:r>
        <w:rPr>
          <w:rFonts w:ascii="Times New Roman" w:hAnsi="Times New Roman"/>
          <w:lang w:val="en-GB"/>
        </w:rPr>
        <w:t xml:space="preserve">This format </w:t>
      </w:r>
      <w:proofErr w:type="spellStart"/>
      <w:r>
        <w:rPr>
          <w:rFonts w:ascii="Times New Roman" w:hAnsi="Times New Roman"/>
          <w:lang w:val="en-GB"/>
        </w:rPr>
        <w:t>supercedes</w:t>
      </w:r>
      <w:proofErr w:type="spellEnd"/>
      <w:r>
        <w:rPr>
          <w:rFonts w:ascii="Times New Roman" w:hAnsi="Times New Roman"/>
          <w:lang w:val="en-GB"/>
        </w:rPr>
        <w:t xml:space="preserve"> an older format, which consisted</w:t>
      </w:r>
      <w:r w:rsidRPr="005C667E">
        <w:rPr>
          <w:rFonts w:ascii="Times New Roman" w:hAnsi="Times New Roman"/>
          <w:lang w:val="en-GB"/>
        </w:rPr>
        <w:t xml:space="preserve"> of </w:t>
      </w:r>
      <w:r>
        <w:rPr>
          <w:rFonts w:ascii="Times New Roman" w:hAnsi="Times New Roman"/>
          <w:lang w:val="en-GB"/>
        </w:rPr>
        <w:t xml:space="preserve">separate </w:t>
      </w:r>
      <w:r w:rsidRPr="005C667E">
        <w:rPr>
          <w:rFonts w:ascii="Times New Roman" w:hAnsi="Times New Roman"/>
          <w:lang w:val="en-GB"/>
        </w:rPr>
        <w:t>6 column blocks of data</w:t>
      </w:r>
      <w:r>
        <w:rPr>
          <w:rFonts w:ascii="Times New Roman" w:hAnsi="Times New Roman"/>
          <w:lang w:val="en-GB"/>
        </w:rPr>
        <w:t xml:space="preserve"> each with a descriptive header. In this format if more than three gases were included then these were listed in the next block and so on. </w:t>
      </w:r>
      <w:r w:rsidRPr="003854EA">
        <w:rPr>
          <w:rFonts w:ascii="Times New Roman" w:hAnsi="Times New Roman"/>
          <w:bCs/>
          <w:lang w:val="en-GB"/>
        </w:rPr>
        <w:t>Conversion of old format .</w:t>
      </w:r>
      <w:proofErr w:type="spellStart"/>
      <w:r w:rsidRPr="003854EA">
        <w:rPr>
          <w:rFonts w:ascii="Times New Roman" w:hAnsi="Times New Roman"/>
          <w:bCs/>
          <w:lang w:val="en-GB"/>
        </w:rPr>
        <w:t>prf</w:t>
      </w:r>
      <w:proofErr w:type="spellEnd"/>
      <w:r w:rsidRPr="003854EA">
        <w:rPr>
          <w:rFonts w:ascii="Times New Roman" w:hAnsi="Times New Roman"/>
          <w:bCs/>
          <w:lang w:val="en-GB"/>
        </w:rPr>
        <w:t xml:space="preserve"> files </w:t>
      </w:r>
      <w:r>
        <w:rPr>
          <w:rFonts w:ascii="Times New Roman" w:hAnsi="Times New Roman"/>
          <w:bCs/>
          <w:lang w:val="en-GB"/>
        </w:rPr>
        <w:t xml:space="preserve">to the new format </w:t>
      </w:r>
      <w:r w:rsidRPr="003854EA">
        <w:rPr>
          <w:rFonts w:ascii="Times New Roman" w:hAnsi="Times New Roman"/>
          <w:bCs/>
          <w:lang w:val="en-GB"/>
        </w:rPr>
        <w:t xml:space="preserve">may be achieved using the program </w:t>
      </w:r>
      <w:proofErr w:type="spellStart"/>
      <w:r w:rsidRPr="003854EA">
        <w:rPr>
          <w:rFonts w:ascii="Times New Roman" w:hAnsi="Times New Roman"/>
          <w:bCs/>
          <w:u w:val="single"/>
          <w:lang w:val="en-GB"/>
        </w:rPr>
        <w:t>Convert_prf</w:t>
      </w:r>
      <w:proofErr w:type="spellEnd"/>
      <w:r w:rsidRPr="003854EA">
        <w:rPr>
          <w:rFonts w:ascii="Times New Roman" w:hAnsi="Times New Roman"/>
          <w:bCs/>
          <w:lang w:val="en-GB"/>
        </w:rPr>
        <w:t>.</w:t>
      </w:r>
    </w:p>
    <w:p w14:paraId="6D8EEBF4" w14:textId="77777777" w:rsidR="003854EA" w:rsidRPr="005C667E" w:rsidRDefault="003854EA" w:rsidP="00AF3822">
      <w:pPr>
        <w:rPr>
          <w:rFonts w:ascii="Times New Roman" w:hAnsi="Times New Roman"/>
          <w:lang w:val="en-GB"/>
        </w:rPr>
      </w:pPr>
    </w:p>
    <w:p w14:paraId="1EFEDC4A"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w:t>
      </w:r>
      <w:proofErr w:type="spellStart"/>
      <w:r w:rsidR="00964BB7">
        <w:rPr>
          <w:rFonts w:ascii="Times New Roman" w:hAnsi="Times New Roman"/>
          <w:lang w:val="en-GB"/>
        </w:rPr>
        <w:t>prf</w:t>
      </w:r>
      <w:proofErr w:type="spellEnd"/>
      <w:r w:rsidR="00964BB7">
        <w:rPr>
          <w:rFonts w:ascii="Times New Roman" w:hAnsi="Times New Roman"/>
          <w:lang w:val="en-GB"/>
        </w:rPr>
        <w:t xml:space="preserve"> file that is used.</w:t>
      </w:r>
    </w:p>
    <w:p w14:paraId="3255C50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1F751FC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6B4FB9A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6C93132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6152182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257491EA"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B448D9">
        <w:rPr>
          <w:rFonts w:ascii="Times New Roman" w:hAnsi="Times New Roman"/>
          <w:b/>
          <w:lang w:val="en-GB"/>
        </w:rPr>
        <w:t>See Appendix 1 for definitions of Gas Codes</w:t>
      </w:r>
      <w:r w:rsidRPr="00B448D9">
        <w:rPr>
          <w:rFonts w:ascii="Times New Roman" w:hAnsi="Times New Roman"/>
          <w:lang w:val="en-GB"/>
        </w:rPr>
        <w:t>.</w:t>
      </w:r>
    </w:p>
    <w:p w14:paraId="040E9561"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3E8555C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1C3854DD"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381C6426"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343AD2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4FB144FC" w14:textId="77777777" w:rsidR="00AF3822" w:rsidRPr="005C667E" w:rsidRDefault="00AF3822" w:rsidP="00AF3822">
      <w:pPr>
        <w:rPr>
          <w:rFonts w:ascii="Times New Roman" w:hAnsi="Times New Roman"/>
          <w:lang w:val="en-GB"/>
        </w:rPr>
      </w:pPr>
    </w:p>
    <w:p w14:paraId="5EB06757" w14:textId="662A7EE6" w:rsidR="00AF3822" w:rsidRPr="005C667E" w:rsidRDefault="00AF3822" w:rsidP="00AF3822">
      <w:pPr>
        <w:rPr>
          <w:rFonts w:ascii="Times New Roman" w:hAnsi="Times New Roman"/>
          <w:lang w:val="en-GB"/>
        </w:rPr>
      </w:pPr>
      <w:r w:rsidRPr="005C667E">
        <w:rPr>
          <w:rFonts w:ascii="Times New Roman" w:hAnsi="Times New Roman"/>
          <w:lang w:val="en-GB"/>
        </w:rPr>
        <w:lastRenderedPageBreak/>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w:t>
      </w:r>
      <w:r w:rsidR="00BC7BA9">
        <w:rPr>
          <w:rFonts w:ascii="Times New Roman" w:hAnsi="Times New Roman"/>
          <w:lang w:val="en-GB"/>
        </w:rPr>
        <w:t>,</w:t>
      </w:r>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w:t>
      </w:r>
      <w:r w:rsidR="00B448D9">
        <w:rPr>
          <w:rFonts w:ascii="Times New Roman" w:hAnsi="Times New Roman"/>
          <w:lang w:val="en-GB"/>
        </w:rPr>
        <w:t>,</w:t>
      </w:r>
      <w:r w:rsidRPr="005C667E">
        <w:rPr>
          <w:rFonts w:ascii="Times New Roman" w:hAnsi="Times New Roman"/>
          <w:lang w:val="en-GB"/>
        </w:rPr>
        <w:t xml:space="preserve"> which is now explained.</w:t>
      </w:r>
    </w:p>
    <w:p w14:paraId="30794EBF" w14:textId="77777777" w:rsidR="00AF3822" w:rsidRDefault="00AF3822" w:rsidP="00AF3822">
      <w:pPr>
        <w:rPr>
          <w:rFonts w:ascii="Times New Roman" w:hAnsi="Times New Roman"/>
          <w:u w:val="single"/>
          <w:lang w:val="en-GB"/>
        </w:rPr>
      </w:pPr>
    </w:p>
    <w:p w14:paraId="38CEBC92" w14:textId="77777777" w:rsidR="00AF3822" w:rsidRPr="001872E9" w:rsidRDefault="00AF3822" w:rsidP="00AF3822">
      <w:pPr>
        <w:outlineLvl w:val="2"/>
        <w:rPr>
          <w:rFonts w:ascii="Times New Roman" w:hAnsi="Times New Roman"/>
          <w:b/>
          <w:lang w:val="en-GB"/>
        </w:rPr>
      </w:pPr>
      <w:bookmarkStart w:id="6" w:name="_Toc66107532"/>
      <w:r w:rsidRPr="001872E9">
        <w:rPr>
          <w:rFonts w:ascii="Times New Roman" w:hAnsi="Times New Roman"/>
          <w:b/>
          <w:lang w:val="en-GB"/>
        </w:rPr>
        <w:t xml:space="preserve">2.1 </w:t>
      </w:r>
      <w:r w:rsidRPr="001469F8">
        <w:rPr>
          <w:rFonts w:ascii="Times New Roman" w:hAnsi="Times New Roman"/>
          <w:b/>
          <w:u w:val="single"/>
          <w:lang w:val="en-GB"/>
        </w:rPr>
        <w:t>Profile</w:t>
      </w:r>
      <w:bookmarkEnd w:id="6"/>
    </w:p>
    <w:p w14:paraId="6E24F5F1" w14:textId="77777777" w:rsidR="00AF3822" w:rsidRPr="005C667E" w:rsidRDefault="00AF3822" w:rsidP="00AF3822">
      <w:pPr>
        <w:rPr>
          <w:rFonts w:ascii="Times New Roman" w:hAnsi="Times New Roman"/>
          <w:lang w:val="en-GB"/>
        </w:rPr>
      </w:pPr>
    </w:p>
    <w:p w14:paraId="1AFC14A4" w14:textId="4D0D36DE" w:rsidR="00AF3822" w:rsidRPr="005C667E" w:rsidRDefault="00AF3822" w:rsidP="00AF3822">
      <w:pPr>
        <w:rPr>
          <w:rFonts w:ascii="Times New Roman" w:hAnsi="Times New Roman"/>
          <w:lang w:val="en-GB"/>
        </w:rPr>
      </w:pPr>
      <w:r w:rsidRPr="005C667E">
        <w:rPr>
          <w:rFonts w:ascii="Times New Roman" w:hAnsi="Times New Roman"/>
          <w:lang w:val="en-GB"/>
        </w:rPr>
        <w:t>This is a general</w:t>
      </w:r>
      <w:r w:rsidR="00BC7BA9">
        <w:rPr>
          <w:rFonts w:ascii="Times New Roman" w:hAnsi="Times New Roman"/>
          <w:lang w:val="en-GB"/>
        </w:rPr>
        <w:t>-</w:t>
      </w:r>
      <w:r w:rsidRPr="005C667E">
        <w:rPr>
          <w:rFonts w:ascii="Times New Roman" w:hAnsi="Times New Roman"/>
          <w:lang w:val="en-GB"/>
        </w:rPr>
        <w:t xml:space="preserve">purpose manipulation program for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w:t>
      </w:r>
      <w:proofErr w:type="gramStart"/>
      <w:r w:rsidRPr="005C667E">
        <w:rPr>
          <w:rFonts w:ascii="Times New Roman" w:hAnsi="Times New Roman"/>
          <w:lang w:val="en-GB"/>
        </w:rPr>
        <w:t>really entirely</w:t>
      </w:r>
      <w:proofErr w:type="gramEnd"/>
      <w:r w:rsidRPr="005C667E">
        <w:rPr>
          <w:rFonts w:ascii="Times New Roman" w:hAnsi="Times New Roman"/>
          <w:lang w:val="en-GB"/>
        </w:rPr>
        <w:t xml:space="preserve">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If there are many vertical points</w:t>
      </w:r>
      <w:r w:rsidR="00D84D9E">
        <w:rPr>
          <w:rFonts w:ascii="Times New Roman" w:hAnsi="Times New Roman"/>
          <w:lang w:val="en-GB"/>
        </w:rPr>
        <w:t>,</w:t>
      </w:r>
      <w:r w:rsidRPr="005C667E">
        <w:rPr>
          <w:rFonts w:ascii="Times New Roman" w:hAnsi="Times New Roman"/>
          <w:lang w:val="en-GB"/>
        </w:rPr>
        <w:t xml:space="preserve"> however, the user should probably familiarise </w:t>
      </w:r>
      <w:r w:rsidR="00D84D9E">
        <w:rPr>
          <w:rFonts w:ascii="Times New Roman" w:hAnsi="Times New Roman"/>
          <w:lang w:val="en-GB"/>
        </w:rPr>
        <w:t xml:space="preserve">themselves </w:t>
      </w:r>
      <w:r w:rsidRPr="005C667E">
        <w:rPr>
          <w:rFonts w:ascii="Times New Roman" w:hAnsi="Times New Roman"/>
          <w:lang w:val="en-GB"/>
        </w:rPr>
        <w:t xml:space="preserve">with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w:t>
      </w:r>
      <w:r w:rsidR="00D84D9E">
        <w:rPr>
          <w:rFonts w:ascii="Times New Roman" w:hAnsi="Times New Roman"/>
          <w:lang w:val="en-GB"/>
        </w:rPr>
        <w:t>,</w:t>
      </w:r>
      <w:r w:rsidRPr="005C667E">
        <w:rPr>
          <w:rFonts w:ascii="Times New Roman" w:hAnsi="Times New Roman"/>
          <w:lang w:val="en-GB"/>
        </w:rPr>
        <w:t xml:space="preserve">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3B0953E" w14:textId="77777777" w:rsidR="00AF3822" w:rsidRPr="005C667E" w:rsidRDefault="00AF3822" w:rsidP="00AF3822">
      <w:pPr>
        <w:rPr>
          <w:rFonts w:ascii="Times New Roman" w:hAnsi="Times New Roman"/>
          <w:lang w:val="en-GB"/>
        </w:rPr>
      </w:pPr>
    </w:p>
    <w:p w14:paraId="385A582C"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CF551FE" w14:textId="77777777" w:rsidR="00AF3822" w:rsidRPr="005C667E" w:rsidRDefault="00AF3822" w:rsidP="00AF3822">
      <w:pPr>
        <w:rPr>
          <w:rFonts w:ascii="Times New Roman" w:hAnsi="Times New Roman"/>
          <w:lang w:val="en-GB"/>
        </w:rPr>
      </w:pPr>
    </w:p>
    <w:p w14:paraId="6A577E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399AE1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05C284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125811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7A8C5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009E1C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CC12B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29A1E6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31154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0AF637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2C15E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6F48B42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533346C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712E4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pr-um</w:t>
      </w:r>
    </w:p>
    <w:p w14:paraId="16AE10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EC512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596A65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1D3BD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306E61F" w14:textId="77777777" w:rsidR="00AF3822" w:rsidRPr="005C667E" w:rsidRDefault="00AF3822" w:rsidP="00AF3822">
      <w:pPr>
        <w:rPr>
          <w:rFonts w:ascii="Times New Roman" w:hAnsi="Times New Roman"/>
          <w:lang w:val="en-GB"/>
        </w:rPr>
      </w:pPr>
    </w:p>
    <w:p w14:paraId="0AB6F86D"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286513D0" w14:textId="77777777" w:rsidR="00AF3822" w:rsidRPr="005C667E" w:rsidRDefault="00AF3822" w:rsidP="00AF3822">
      <w:pPr>
        <w:rPr>
          <w:rFonts w:ascii="Times New Roman" w:hAnsi="Times New Roman"/>
          <w:lang w:val="en-GB"/>
        </w:rPr>
      </w:pPr>
    </w:p>
    <w:p w14:paraId="48B5DE77"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04245526" w14:textId="77777777" w:rsidR="00AF3822" w:rsidRPr="005C667E" w:rsidRDefault="00AF3822" w:rsidP="00AF3822">
      <w:pPr>
        <w:rPr>
          <w:rFonts w:ascii="Times New Roman" w:hAnsi="Times New Roman"/>
          <w:u w:val="single"/>
          <w:lang w:val="en-GB"/>
        </w:rPr>
      </w:pPr>
    </w:p>
    <w:p w14:paraId="00E3451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29DE0BE6" w14:textId="77777777" w:rsidR="00AF3822" w:rsidRPr="005C667E" w:rsidRDefault="00AF3822" w:rsidP="00AF3822">
      <w:pPr>
        <w:rPr>
          <w:rFonts w:ascii="Times New Roman" w:hAnsi="Times New Roman"/>
          <w:lang w:val="en-GB"/>
        </w:rPr>
      </w:pPr>
    </w:p>
    <w:p w14:paraId="467B45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w:t>
      </w:r>
      <w:proofErr w:type="gramStart"/>
      <w:r w:rsidRPr="005C667E">
        <w:rPr>
          <w:rFonts w:ascii="Times New Roman" w:hAnsi="Times New Roman"/>
          <w:lang w:val="en-GB"/>
        </w:rPr>
        <w:t>contain  51</w:t>
      </w:r>
      <w:proofErr w:type="gramEnd"/>
      <w:r w:rsidRPr="005C667E">
        <w:rPr>
          <w:rFonts w:ascii="Times New Roman" w:hAnsi="Times New Roman"/>
          <w:lang w:val="en-GB"/>
        </w:rPr>
        <w:t xml:space="preserve"> points,  planetary nominal radius =  3400.000 km</w:t>
      </w:r>
    </w:p>
    <w:p w14:paraId="0218E3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w:t>
      </w:r>
      <w:proofErr w:type="gramStart"/>
      <w:r w:rsidRPr="005C667E">
        <w:rPr>
          <w:rFonts w:ascii="Times New Roman" w:hAnsi="Times New Roman"/>
          <w:lang w:val="en-GB"/>
        </w:rPr>
        <w:t>included</w:t>
      </w:r>
      <w:proofErr w:type="gramEnd"/>
    </w:p>
    <w:p w14:paraId="0FD36DB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1  identifier: 2  isotope:   0</w:t>
      </w:r>
    </w:p>
    <w:p w14:paraId="3D23C57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2  identifier: 1  isotope:   0</w:t>
      </w:r>
    </w:p>
    <w:p w14:paraId="205A5BF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3  identifier: 7  isotope:   0</w:t>
      </w:r>
    </w:p>
    <w:p w14:paraId="4587CD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4  identifier: 5  isotope:   0</w:t>
      </w:r>
    </w:p>
    <w:p w14:paraId="05F209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gas: </w:t>
      </w:r>
      <w:proofErr w:type="gramStart"/>
      <w:r w:rsidRPr="005C667E">
        <w:rPr>
          <w:rFonts w:ascii="Times New Roman" w:hAnsi="Times New Roman"/>
          <w:lang w:val="en-GB"/>
        </w:rPr>
        <w:t>5  identifier</w:t>
      </w:r>
      <w:proofErr w:type="gramEnd"/>
      <w:r w:rsidRPr="005C667E">
        <w:rPr>
          <w:rFonts w:ascii="Times New Roman" w:hAnsi="Times New Roman"/>
          <w:lang w:val="en-GB"/>
        </w:rPr>
        <w:t>: 3  isotope:   0</w:t>
      </w:r>
    </w:p>
    <w:p w14:paraId="316FE2BB" w14:textId="77777777" w:rsidR="00AF3822" w:rsidRPr="005C667E" w:rsidRDefault="00AF3822" w:rsidP="00AF3822">
      <w:pPr>
        <w:rPr>
          <w:rFonts w:ascii="Times New Roman" w:hAnsi="Times New Roman"/>
          <w:i/>
          <w:u w:val="single"/>
          <w:lang w:val="en-GB"/>
        </w:rPr>
      </w:pPr>
    </w:p>
    <w:p w14:paraId="2C59FC2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32BEE77" w14:textId="77777777" w:rsidR="00AF3822" w:rsidRPr="005C667E" w:rsidRDefault="00AF3822" w:rsidP="00AF3822">
      <w:pPr>
        <w:rPr>
          <w:rFonts w:ascii="Times New Roman" w:hAnsi="Times New Roman"/>
          <w:lang w:val="en-GB"/>
        </w:rPr>
      </w:pPr>
    </w:p>
    <w:p w14:paraId="176813D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0ECDD2F6" w14:textId="77777777" w:rsidR="00AF3822" w:rsidRPr="005C667E" w:rsidRDefault="00AF3822" w:rsidP="00AF3822">
      <w:pPr>
        <w:rPr>
          <w:rFonts w:ascii="Times New Roman" w:hAnsi="Times New Roman"/>
          <w:lang w:val="en-GB"/>
        </w:rPr>
      </w:pPr>
    </w:p>
    <w:p w14:paraId="0922CF2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VMR(</w:t>
      </w:r>
      <w:proofErr w:type="gramEnd"/>
      <w:r w:rsidRPr="005C667E">
        <w:rPr>
          <w:rFonts w:ascii="Times New Roman" w:hAnsi="Times New Roman"/>
          <w:lang w:val="en-GB"/>
        </w:rPr>
        <w:t>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w:t>
      </w:r>
      <w:proofErr w:type="gramStart"/>
      <w:r w:rsidRPr="005C667E">
        <w:rPr>
          <w:rFonts w:ascii="Times New Roman" w:hAnsi="Times New Roman"/>
          <w:lang w:val="en-GB"/>
        </w:rPr>
        <w:t>file</w:t>
      </w:r>
      <w:proofErr w:type="gramEnd"/>
    </w:p>
    <w:p w14:paraId="1771F651"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0A03518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w:t>
      </w:r>
      <w:proofErr w:type="gramStart"/>
      <w:r w:rsidRPr="005C667E">
        <w:rPr>
          <w:rFonts w:ascii="Times New Roman" w:hAnsi="Times New Roman"/>
          <w:lang w:val="en-GB"/>
        </w:rPr>
        <w:t>1,-</w:t>
      </w:r>
      <w:proofErr w:type="gramEnd"/>
      <w:r w:rsidRPr="005C667E">
        <w:rPr>
          <w:rFonts w:ascii="Times New Roman" w:hAnsi="Times New Roman"/>
          <w:lang w:val="en-GB"/>
        </w:rPr>
        <w:t>1.</w:t>
      </w:r>
    </w:p>
    <w:p w14:paraId="3C5B6230" w14:textId="77777777" w:rsidR="00AF3822" w:rsidRPr="005C667E" w:rsidRDefault="00AF3822" w:rsidP="00AF3822">
      <w:pPr>
        <w:rPr>
          <w:rFonts w:ascii="Times New Roman" w:hAnsi="Times New Roman"/>
          <w:lang w:val="en-GB"/>
        </w:rPr>
      </w:pPr>
    </w:p>
    <w:p w14:paraId="18D2A37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63D66991" w14:textId="77777777" w:rsidR="00AF3822" w:rsidRPr="005C667E" w:rsidRDefault="00AF3822" w:rsidP="00AF3822">
      <w:pPr>
        <w:rPr>
          <w:rFonts w:ascii="Times New Roman" w:hAnsi="Times New Roman"/>
          <w:lang w:val="en-GB"/>
        </w:rPr>
      </w:pPr>
    </w:p>
    <w:p w14:paraId="339CCF3F"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21C7691F" w14:textId="77777777" w:rsidR="00AF3822" w:rsidRPr="005C667E" w:rsidRDefault="00AF3822" w:rsidP="00AF3822">
      <w:pPr>
        <w:rPr>
          <w:rFonts w:ascii="Times New Roman" w:hAnsi="Times New Roman"/>
          <w:lang w:val="en-GB"/>
        </w:rPr>
      </w:pPr>
    </w:p>
    <w:p w14:paraId="7A189D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1D6AD5FC" w14:textId="77777777" w:rsidR="00AF3822" w:rsidRPr="005C667E" w:rsidRDefault="00AF3822" w:rsidP="00AF3822">
      <w:pPr>
        <w:rPr>
          <w:rFonts w:ascii="Times New Roman" w:hAnsi="Times New Roman"/>
          <w:lang w:val="en-GB"/>
        </w:rPr>
      </w:pPr>
    </w:p>
    <w:p w14:paraId="269FD8A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5D462ED1"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0D0E855D" wp14:editId="011F00B4">
            <wp:extent cx="1939925" cy="278130"/>
            <wp:effectExtent l="0" t="0" r="0" b="0"/>
            <wp:docPr id="17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925" cy="278130"/>
                    </a:xfrm>
                    <a:prstGeom prst="rect">
                      <a:avLst/>
                    </a:prstGeom>
                    <a:noFill/>
                    <a:ln>
                      <a:noFill/>
                    </a:ln>
                  </pic:spPr>
                </pic:pic>
              </a:graphicData>
            </a:graphic>
          </wp:inline>
        </w:drawing>
      </w:r>
    </w:p>
    <w:p w14:paraId="687EE6B5" w14:textId="77777777" w:rsidR="00AF3822" w:rsidRPr="005C667E" w:rsidRDefault="00AF3822" w:rsidP="00AF3822">
      <w:pPr>
        <w:rPr>
          <w:rFonts w:ascii="Times New Roman" w:hAnsi="Times New Roman"/>
          <w:lang w:val="en-GB"/>
        </w:rPr>
      </w:pPr>
    </w:p>
    <w:p w14:paraId="6765A556"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w:t>
      </w:r>
      <w:proofErr w:type="gramStart"/>
      <w:r w:rsidRPr="005C667E">
        <w:rPr>
          <w:rFonts w:ascii="Times New Roman" w:hAnsi="Times New Roman"/>
          <w:lang w:val="en-GB"/>
        </w:rPr>
        <w:t>I,J</w:t>
      </w:r>
      <w:proofErr w:type="gramEnd"/>
      <w:r w:rsidRPr="005C667E">
        <w:rPr>
          <w:rFonts w:ascii="Times New Roman" w:hAnsi="Times New Roman"/>
          <w:lang w:val="en-GB"/>
        </w:rPr>
        <w:t>)*P(I))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184D08C" w14:textId="77777777" w:rsidR="00AF3822" w:rsidRPr="005C667E" w:rsidRDefault="00AF3822" w:rsidP="00AF3822">
      <w:pPr>
        <w:rPr>
          <w:rFonts w:ascii="Times New Roman" w:hAnsi="Times New Roman"/>
          <w:lang w:val="en-GB"/>
        </w:rPr>
      </w:pPr>
    </w:p>
    <w:p w14:paraId="1F4171D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2CB80212" w14:textId="77777777" w:rsidR="00AF3822" w:rsidRPr="005C667E" w:rsidRDefault="00AF3822" w:rsidP="00AF3822">
      <w:pPr>
        <w:rPr>
          <w:rFonts w:ascii="Times New Roman" w:hAnsi="Times New Roman"/>
          <w:lang w:val="en-GB"/>
        </w:rPr>
      </w:pPr>
    </w:p>
    <w:p w14:paraId="2A342749"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2DD3DE9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340EC369" w14:textId="77777777" w:rsidR="00AF3822" w:rsidRPr="005C667E" w:rsidRDefault="00AF3822" w:rsidP="00AF3822">
      <w:pPr>
        <w:rPr>
          <w:rFonts w:ascii="Times New Roman" w:hAnsi="Times New Roman"/>
          <w:lang w:val="en-GB"/>
        </w:rPr>
      </w:pPr>
    </w:p>
    <w:p w14:paraId="356B5F5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7335A8C1" w14:textId="77777777" w:rsidR="00AF3822" w:rsidRPr="005C667E" w:rsidRDefault="00AF3822" w:rsidP="00AF3822">
      <w:pPr>
        <w:rPr>
          <w:rFonts w:ascii="Times New Roman" w:hAnsi="Times New Roman"/>
          <w:lang w:val="en-GB"/>
        </w:rPr>
      </w:pPr>
    </w:p>
    <w:p w14:paraId="6C97E2A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19DE37B2" w14:textId="77777777" w:rsidR="00AF3822" w:rsidRPr="005C667E" w:rsidRDefault="00AF3822" w:rsidP="00AF3822">
      <w:pPr>
        <w:rPr>
          <w:rFonts w:ascii="Times New Roman" w:hAnsi="Times New Roman"/>
          <w:lang w:val="en-GB"/>
        </w:rPr>
      </w:pPr>
    </w:p>
    <w:p w14:paraId="7D0B6F38"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AB6A317" w14:textId="77777777" w:rsidR="00AF3822" w:rsidRPr="005C667E" w:rsidRDefault="00AF3822" w:rsidP="00AF3822">
      <w:pPr>
        <w:rPr>
          <w:rFonts w:ascii="Times New Roman" w:hAnsi="Times New Roman"/>
          <w:lang w:val="en-GB"/>
        </w:rPr>
      </w:pPr>
    </w:p>
    <w:p w14:paraId="0B9B8AF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692FD962" w14:textId="77777777" w:rsidR="00AF3822" w:rsidRPr="005C667E" w:rsidRDefault="00AF3822" w:rsidP="00AF3822">
      <w:pPr>
        <w:rPr>
          <w:rFonts w:ascii="Times New Roman" w:hAnsi="Times New Roman"/>
          <w:lang w:val="en-GB"/>
        </w:rPr>
      </w:pPr>
    </w:p>
    <w:p w14:paraId="6BB37DC2"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FEC70AA" w14:textId="77777777" w:rsidR="00AF3822" w:rsidRPr="005C667E" w:rsidRDefault="00AF3822" w:rsidP="00AF3822">
      <w:pPr>
        <w:rPr>
          <w:rFonts w:ascii="Times New Roman" w:hAnsi="Times New Roman"/>
          <w:b/>
          <w:lang w:val="en-GB"/>
        </w:rPr>
      </w:pPr>
    </w:p>
    <w:p w14:paraId="0CAB06E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18345091" w14:textId="77777777" w:rsidR="00AF3822" w:rsidRPr="005C667E" w:rsidRDefault="00AF3822" w:rsidP="00AF3822">
      <w:pPr>
        <w:rPr>
          <w:rFonts w:ascii="Times New Roman" w:hAnsi="Times New Roman"/>
          <w:lang w:val="en-GB"/>
        </w:rPr>
      </w:pPr>
    </w:p>
    <w:p w14:paraId="2A038832"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w:t>
      </w:r>
      <w:proofErr w:type="gramStart"/>
      <w:r>
        <w:rPr>
          <w:rFonts w:ascii="Times New Roman" w:hAnsi="Times New Roman"/>
          <w:lang w:val="en-GB"/>
        </w:rPr>
        <w:t>bars</w:t>
      </w:r>
      <w:proofErr w:type="gramEnd"/>
      <w:r>
        <w:rPr>
          <w:rFonts w:ascii="Times New Roman" w:hAnsi="Times New Roman"/>
          <w:lang w:val="en-GB"/>
        </w:rPr>
        <w:t xml:space="preserve"> and you want to convert them to atm. </w:t>
      </w:r>
    </w:p>
    <w:p w14:paraId="648C9E82" w14:textId="77777777" w:rsidR="00AF3822" w:rsidRPr="005C667E" w:rsidRDefault="00AF3822" w:rsidP="00AF3822">
      <w:pPr>
        <w:rPr>
          <w:rFonts w:ascii="Times New Roman" w:hAnsi="Times New Roman"/>
          <w:lang w:val="en-GB"/>
        </w:rPr>
      </w:pPr>
    </w:p>
    <w:p w14:paraId="01A9D1D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6AE42588" w14:textId="77777777" w:rsidR="00AF3822" w:rsidRPr="005C667E" w:rsidRDefault="00AF3822" w:rsidP="00AF3822">
      <w:pPr>
        <w:rPr>
          <w:rFonts w:ascii="Times New Roman" w:hAnsi="Times New Roman"/>
          <w:b/>
          <w:lang w:val="en-GB"/>
        </w:rPr>
      </w:pPr>
    </w:p>
    <w:p w14:paraId="4D80B8FC"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5E45742F" w14:textId="77777777" w:rsidR="00AF3822" w:rsidRPr="005C667E" w:rsidRDefault="00AF3822" w:rsidP="00AF3822">
      <w:pPr>
        <w:rPr>
          <w:rFonts w:ascii="Times New Roman" w:hAnsi="Times New Roman"/>
          <w:b/>
          <w:lang w:val="en-GB"/>
        </w:rPr>
      </w:pPr>
    </w:p>
    <w:p w14:paraId="29872AB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417E305B" w14:textId="77777777" w:rsidR="00AF3822" w:rsidRPr="005C667E" w:rsidRDefault="00AF3822" w:rsidP="00AF3822">
      <w:pPr>
        <w:rPr>
          <w:rFonts w:ascii="Times New Roman" w:hAnsi="Times New Roman"/>
          <w:lang w:val="en-GB"/>
        </w:rPr>
      </w:pPr>
    </w:p>
    <w:p w14:paraId="2111DB4B"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4516839E" w14:textId="77777777" w:rsidR="00AF3822" w:rsidRDefault="00AF3822" w:rsidP="00AF3822">
      <w:pPr>
        <w:rPr>
          <w:rFonts w:ascii="Times New Roman" w:hAnsi="Times New Roman"/>
          <w:lang w:val="en-GB"/>
        </w:rPr>
      </w:pPr>
    </w:p>
    <w:p w14:paraId="0BC42728"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7F1EEC70" w14:textId="77777777" w:rsidR="00AF3822" w:rsidRDefault="00AF3822" w:rsidP="00AF3822">
      <w:pPr>
        <w:rPr>
          <w:rFonts w:ascii="Times New Roman" w:hAnsi="Times New Roman"/>
          <w:lang w:val="en-GB"/>
        </w:rPr>
      </w:pPr>
    </w:p>
    <w:p w14:paraId="60618CC1" w14:textId="77777777" w:rsidR="00AF3822" w:rsidRDefault="00AF3822" w:rsidP="00AF3822">
      <w:pPr>
        <w:rPr>
          <w:rFonts w:ascii="Times New Roman" w:hAnsi="Times New Roman"/>
          <w:lang w:val="en-GB"/>
        </w:rPr>
      </w:pPr>
      <w:r>
        <w:rPr>
          <w:rFonts w:ascii="Times New Roman" w:hAnsi="Times New Roman"/>
          <w:lang w:val="en-GB"/>
        </w:rPr>
        <w:t xml:space="preserve">Self </w:t>
      </w:r>
      <w:proofErr w:type="spellStart"/>
      <w:r>
        <w:rPr>
          <w:rFonts w:ascii="Times New Roman" w:hAnsi="Times New Roman"/>
          <w:lang w:val="en-GB"/>
        </w:rPr>
        <w:t>axplanatory</w:t>
      </w:r>
      <w:proofErr w:type="spellEnd"/>
      <w:r>
        <w:rPr>
          <w:rFonts w:ascii="Times New Roman" w:hAnsi="Times New Roman"/>
          <w:lang w:val="en-GB"/>
        </w:rPr>
        <w:t>.</w:t>
      </w:r>
    </w:p>
    <w:p w14:paraId="1961C2EC" w14:textId="77777777" w:rsidR="00AF3822" w:rsidRDefault="00AF3822" w:rsidP="00AF3822">
      <w:pPr>
        <w:rPr>
          <w:rFonts w:ascii="Times New Roman" w:hAnsi="Times New Roman"/>
          <w:lang w:val="en-GB"/>
        </w:rPr>
      </w:pPr>
    </w:p>
    <w:p w14:paraId="567FA668"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pr-um</w:t>
      </w:r>
    </w:p>
    <w:p w14:paraId="7A1FD957" w14:textId="77777777" w:rsidR="00AF3822" w:rsidRPr="00E900BD" w:rsidRDefault="00AF3822" w:rsidP="00AF3822">
      <w:pPr>
        <w:rPr>
          <w:rFonts w:ascii="Times New Roman" w:hAnsi="Times New Roman"/>
          <w:lang w:val="en-GB"/>
        </w:rPr>
      </w:pPr>
    </w:p>
    <w:p w14:paraId="32E1DE96"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1E24DD43" w14:textId="77777777" w:rsidR="00AF3822" w:rsidRDefault="00AF3822" w:rsidP="00AF3822">
      <w:pPr>
        <w:rPr>
          <w:rFonts w:ascii="Times New Roman" w:hAnsi="Times New Roman"/>
          <w:lang w:val="en-GB"/>
        </w:rPr>
      </w:pPr>
    </w:p>
    <w:p w14:paraId="074912B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605D0A" w14:textId="77777777" w:rsidR="00AF3822" w:rsidRPr="005C667E" w:rsidRDefault="00AF3822" w:rsidP="00AF3822">
      <w:pPr>
        <w:rPr>
          <w:rFonts w:ascii="Times New Roman" w:hAnsi="Times New Roman"/>
          <w:lang w:val="en-GB"/>
        </w:rPr>
      </w:pPr>
    </w:p>
    <w:p w14:paraId="20DDF897"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E9675EB" w14:textId="77777777" w:rsidR="000F63A0" w:rsidRDefault="000F63A0" w:rsidP="000F63A0">
      <w:pPr>
        <w:rPr>
          <w:rFonts w:ascii="Times New Roman" w:hAnsi="Times New Roman"/>
          <w:b/>
          <w:lang w:val="en-GB"/>
        </w:rPr>
      </w:pPr>
    </w:p>
    <w:p w14:paraId="6D36B9FF" w14:textId="77777777" w:rsidR="00AF3822" w:rsidRPr="005C667E" w:rsidRDefault="00AF3822" w:rsidP="00AF3822">
      <w:pPr>
        <w:outlineLvl w:val="0"/>
        <w:rPr>
          <w:rFonts w:ascii="Times New Roman" w:hAnsi="Times New Roman"/>
          <w:b/>
          <w:lang w:val="en-GB"/>
        </w:rPr>
      </w:pPr>
      <w:bookmarkStart w:id="7" w:name="_Toc66107533"/>
      <w:r>
        <w:rPr>
          <w:rFonts w:ascii="Times New Roman" w:hAnsi="Times New Roman"/>
          <w:b/>
          <w:lang w:val="en-GB"/>
        </w:rPr>
        <w:lastRenderedPageBreak/>
        <w:t>3</w:t>
      </w:r>
      <w:r w:rsidRPr="005C667E">
        <w:rPr>
          <w:rFonts w:ascii="Times New Roman" w:hAnsi="Times New Roman"/>
          <w:b/>
          <w:lang w:val="en-GB"/>
        </w:rPr>
        <w:t>. Dust/Aerosol Profiles</w:t>
      </w:r>
      <w:bookmarkEnd w:id="7"/>
    </w:p>
    <w:p w14:paraId="678A4EC4" w14:textId="77777777" w:rsidR="00AF3822" w:rsidRPr="005C667E" w:rsidRDefault="00AF3822" w:rsidP="00AF3822">
      <w:pPr>
        <w:rPr>
          <w:rFonts w:ascii="Times New Roman" w:hAnsi="Times New Roman"/>
          <w:lang w:val="en-GB"/>
        </w:rPr>
      </w:pPr>
    </w:p>
    <w:p w14:paraId="3FFC9B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00BC7BA9">
        <w:rPr>
          <w:rFonts w:ascii="Times New Roman" w:hAnsi="Times New Roman"/>
          <w:lang w:val="en-GB"/>
        </w:rPr>
        <w:t>,</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58D455F9" w14:textId="77777777" w:rsidR="00AF3822" w:rsidRPr="005C667E" w:rsidRDefault="00AF3822" w:rsidP="00AF3822">
      <w:pPr>
        <w:rPr>
          <w:rFonts w:ascii="Times New Roman" w:hAnsi="Times New Roman"/>
          <w:lang w:val="en-GB"/>
        </w:rPr>
      </w:pPr>
    </w:p>
    <w:p w14:paraId="64F32A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5F9FBF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0E791E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579C473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1650909"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3C186201"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0E74A200"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2B77811D"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22A1085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16C973B5" w14:textId="77777777" w:rsidR="00AF3822" w:rsidRPr="005C667E" w:rsidRDefault="00AF3822" w:rsidP="00AF3822">
      <w:pPr>
        <w:rPr>
          <w:rFonts w:ascii="Times New Roman" w:hAnsi="Times New Roman"/>
          <w:lang w:val="en-GB"/>
        </w:rPr>
      </w:pPr>
    </w:p>
    <w:p w14:paraId="49689D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is as follows:</w:t>
      </w:r>
    </w:p>
    <w:p w14:paraId="4D70156A" w14:textId="77777777" w:rsidR="00AF3822" w:rsidRPr="005C667E" w:rsidRDefault="00AF3822" w:rsidP="00AF3822">
      <w:pPr>
        <w:rPr>
          <w:rFonts w:ascii="Times New Roman" w:hAnsi="Times New Roman"/>
          <w:lang w:val="en-GB"/>
        </w:rPr>
      </w:pPr>
    </w:p>
    <w:p w14:paraId="5FF26763"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NAME</w:t>
      </w:r>
    </w:p>
    <w:p w14:paraId="71751FAC"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proofErr w:type="gramStart"/>
      <w:r w:rsidRPr="001A7BF3">
        <w:rPr>
          <w:rFonts w:ascii="Times New Roman" w:hAnsi="Times New Roman"/>
          <w:lang w:val="de-DE"/>
        </w:rPr>
        <w:t>NPRO,NDUST</w:t>
      </w:r>
      <w:proofErr w:type="gramEnd"/>
    </w:p>
    <w:p w14:paraId="354CFA1A"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1,1)  DUST(1,2)  . . .  </w:t>
      </w:r>
      <w:proofErr w:type="gramStart"/>
      <w:r w:rsidRPr="001A7BF3">
        <w:rPr>
          <w:rFonts w:ascii="Times New Roman" w:hAnsi="Times New Roman"/>
          <w:lang w:val="de-DE"/>
        </w:rPr>
        <w:t>DUST(</w:t>
      </w:r>
      <w:proofErr w:type="gramEnd"/>
      <w:r w:rsidRPr="001A7BF3">
        <w:rPr>
          <w:rFonts w:ascii="Times New Roman" w:hAnsi="Times New Roman"/>
          <w:lang w:val="de-DE"/>
        </w:rPr>
        <w:t>1,10)</w:t>
      </w:r>
    </w:p>
    <w:p w14:paraId="65239195"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2,1)  DUST(2,2)  . . .  </w:t>
      </w:r>
      <w:proofErr w:type="gramStart"/>
      <w:r w:rsidRPr="001A7BF3">
        <w:rPr>
          <w:rFonts w:ascii="Times New Roman" w:hAnsi="Times New Roman"/>
          <w:lang w:val="de-DE"/>
        </w:rPr>
        <w:t>DUST(</w:t>
      </w:r>
      <w:proofErr w:type="gramEnd"/>
      <w:r w:rsidRPr="001A7BF3">
        <w:rPr>
          <w:rFonts w:ascii="Times New Roman" w:hAnsi="Times New Roman"/>
          <w:lang w:val="de-DE"/>
        </w:rPr>
        <w:t>2,3)</w:t>
      </w:r>
    </w:p>
    <w:p w14:paraId="2094EEAD"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0C952BC2"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51BC5AD6"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DUST(NPRO,1</w:t>
      </w:r>
      <w:proofErr w:type="gramStart"/>
      <w:r w:rsidRPr="001A7BF3">
        <w:rPr>
          <w:rFonts w:ascii="Times New Roman" w:hAnsi="Times New Roman"/>
          <w:lang w:val="de-DE"/>
        </w:rPr>
        <w:t>)  DUST</w:t>
      </w:r>
      <w:proofErr w:type="gramEnd"/>
      <w:r w:rsidRPr="001A7BF3">
        <w:rPr>
          <w:rFonts w:ascii="Times New Roman" w:hAnsi="Times New Roman"/>
          <w:lang w:val="de-DE"/>
        </w:rPr>
        <w:t>(NPRO,2)  . . .   DUST(NPRO,3)</w:t>
      </w:r>
    </w:p>
    <w:p w14:paraId="41F5A7C6" w14:textId="77777777" w:rsidR="00AF3822" w:rsidRPr="001A7BF3" w:rsidRDefault="00AF3822" w:rsidP="00AF3822">
      <w:pPr>
        <w:rPr>
          <w:rFonts w:ascii="Times New Roman" w:hAnsi="Times New Roman"/>
          <w:lang w:val="de-DE"/>
        </w:rPr>
      </w:pPr>
    </w:p>
    <w:p w14:paraId="08321D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059788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16F53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46D352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3411CF3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w:t>
      </w:r>
      <w:proofErr w:type="gramStart"/>
      <w:r w:rsidRPr="005C667E">
        <w:rPr>
          <w:rFonts w:ascii="Times New Roman" w:hAnsi="Times New Roman"/>
          <w:lang w:val="en-GB"/>
        </w:rPr>
        <w:t>I,J</w:t>
      </w:r>
      <w:proofErr w:type="gramEnd"/>
      <w:r w:rsidRPr="005C667E">
        <w:rPr>
          <w:rFonts w:ascii="Times New Roman" w:hAnsi="Times New Roman"/>
          <w:lang w:val="en-GB"/>
        </w:rPr>
        <w:t>)</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168AF32C" w14:textId="75F50594"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B9FABA2"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w:t>
      </w:r>
      <w:proofErr w:type="gramStart"/>
      <w:r w:rsidRPr="005C667E">
        <w:rPr>
          <w:rFonts w:ascii="Times New Roman" w:hAnsi="Times New Roman"/>
          <w:lang w:val="en-GB"/>
        </w:rPr>
        <w:t>so</w:t>
      </w:r>
      <w:proofErr w:type="gramEnd"/>
      <w:r w:rsidRPr="005C667E">
        <w:rPr>
          <w:rFonts w:ascii="Times New Roman" w:hAnsi="Times New Roman"/>
          <w:lang w:val="en-GB"/>
        </w:rPr>
        <w:t xml:space="preserve">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wavelengths across the spectral interval. The value in each calculation bin is then determined by quadratic interpolation. 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67885F15" w14:textId="77777777" w:rsidR="00AF3822" w:rsidRDefault="00AF3822" w:rsidP="00AF3822">
      <w:pPr>
        <w:rPr>
          <w:rFonts w:ascii="Times New Roman" w:hAnsi="Times New Roman"/>
          <w:lang w:val="en-GB"/>
        </w:rPr>
      </w:pPr>
    </w:p>
    <w:p w14:paraId="75B4A4EF"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lastRenderedPageBreak/>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spellStart"/>
      <w:r>
        <w:rPr>
          <w:rFonts w:ascii="Times New Roman" w:hAnsi="Times New Roman"/>
          <w:lang w:val="en-GB"/>
        </w:rPr>
        <w:t>prf</w:t>
      </w:r>
      <w:proofErr w:type="spellEnd"/>
      <w:r>
        <w:rPr>
          <w:rFonts w:ascii="Times New Roman" w:hAnsi="Times New Roman"/>
          <w:lang w:val="en-GB"/>
        </w:rPr>
        <w:t xml:space="preserve">’ files are in units of specific density (number of particles per gram) which is a hangover from Mars radiative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proofErr w:type="gramEnd"/>
      <w:r>
        <w:rPr>
          <w:rFonts w:ascii="Times New Roman" w:hAnsi="Times New Roman"/>
          <w:lang w:val="en-GB"/>
        </w:rPr>
        <w:t>’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proofErr w:type="gramEnd"/>
      <w:r>
        <w:rPr>
          <w:rFonts w:ascii="Times New Roman" w:hAnsi="Times New Roman"/>
          <w:lang w:val="en-GB"/>
        </w:rPr>
        <w:t xml:space="preserve">’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2E284BC7" w14:textId="77777777" w:rsidR="00AF3822" w:rsidRPr="005C667E" w:rsidRDefault="00AF3822" w:rsidP="00AF3822">
      <w:pPr>
        <w:rPr>
          <w:rFonts w:ascii="Times New Roman" w:hAnsi="Times New Roman"/>
          <w:b/>
          <w:lang w:val="en-GB"/>
        </w:rPr>
      </w:pPr>
    </w:p>
    <w:p w14:paraId="5AEFDAF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8" w:name="_Toc66107534"/>
      <w:r>
        <w:rPr>
          <w:rFonts w:ascii="Times New Roman" w:hAnsi="Times New Roman"/>
          <w:b/>
          <w:lang w:val="en-GB"/>
        </w:rPr>
        <w:lastRenderedPageBreak/>
        <w:t>4</w:t>
      </w:r>
      <w:r w:rsidRPr="005C667E">
        <w:rPr>
          <w:rFonts w:ascii="Times New Roman" w:hAnsi="Times New Roman"/>
          <w:b/>
          <w:lang w:val="en-GB"/>
        </w:rPr>
        <w:t>. Path</w:t>
      </w:r>
      <w:bookmarkEnd w:id="8"/>
    </w:p>
    <w:p w14:paraId="3EAF64F5" w14:textId="77777777" w:rsidR="00AF3822" w:rsidRPr="005C667E" w:rsidRDefault="00AF3822" w:rsidP="00AF3822">
      <w:pPr>
        <w:rPr>
          <w:rFonts w:ascii="Times New Roman" w:hAnsi="Times New Roman"/>
          <w:b/>
          <w:lang w:val="en-GB"/>
        </w:rPr>
      </w:pPr>
    </w:p>
    <w:p w14:paraId="69C0EC2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 xml:space="preserve">ean properties can be evaluated. </w:t>
      </w:r>
      <w:proofErr w:type="gramStart"/>
      <w:r>
        <w:rPr>
          <w:rFonts w:ascii="Times New Roman" w:hAnsi="Times New Roman"/>
          <w:lang w:val="en-GB"/>
        </w:rPr>
        <w:t>A</w:t>
      </w:r>
      <w:r w:rsidRPr="005C667E">
        <w:rPr>
          <w:rFonts w:ascii="Times New Roman" w:hAnsi="Times New Roman"/>
          <w:lang w:val="en-GB"/>
        </w:rPr>
        <w:t xml:space="preserve"> number of</w:t>
      </w:r>
      <w:proofErr w:type="gramEnd"/>
      <w:r w:rsidRPr="005C667E">
        <w:rPr>
          <w:rFonts w:ascii="Times New Roman" w:hAnsi="Times New Roman"/>
          <w:lang w:val="en-GB"/>
        </w:rPr>
        <w:t xml:space="preserve">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w:t>
      </w:r>
      <w:proofErr w:type="gramStart"/>
      <w:r w:rsidRPr="005C667E">
        <w:rPr>
          <w:rFonts w:ascii="Times New Roman" w:hAnsi="Times New Roman"/>
          <w:lang w:val="en-GB"/>
        </w:rPr>
        <w:t>absorption</w:t>
      </w:r>
      <w:proofErr w:type="gramEnd"/>
      <w:r w:rsidRPr="005C667E">
        <w:rPr>
          <w:rFonts w:ascii="Times New Roman" w:hAnsi="Times New Roman"/>
          <w:lang w:val="en-GB"/>
        </w:rPr>
        <w:t xml:space="preserve"> or emission spectra of all the paths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931B778" w14:textId="77777777" w:rsidR="00AF3822" w:rsidRPr="005C667E" w:rsidRDefault="00AF3822" w:rsidP="00AF3822">
      <w:pPr>
        <w:rPr>
          <w:rFonts w:ascii="Times New Roman" w:hAnsi="Times New Roman"/>
          <w:lang w:val="en-GB"/>
        </w:rPr>
      </w:pPr>
    </w:p>
    <w:p w14:paraId="73583BC0" w14:textId="77777777" w:rsidR="00AF3822" w:rsidRPr="005C667E" w:rsidRDefault="00AF3822" w:rsidP="00AF3822">
      <w:pPr>
        <w:outlineLvl w:val="1"/>
        <w:rPr>
          <w:rFonts w:ascii="Times New Roman" w:hAnsi="Times New Roman"/>
          <w:b/>
          <w:lang w:val="en-GB"/>
        </w:rPr>
      </w:pPr>
      <w:bookmarkStart w:id="9" w:name="_Toc66107535"/>
      <w:r>
        <w:rPr>
          <w:rFonts w:ascii="Times New Roman" w:hAnsi="Times New Roman"/>
          <w:b/>
          <w:lang w:val="en-GB"/>
        </w:rPr>
        <w:t>4</w:t>
      </w:r>
      <w:r w:rsidRPr="005C667E">
        <w:rPr>
          <w:rFonts w:ascii="Times New Roman" w:hAnsi="Times New Roman"/>
          <w:b/>
          <w:lang w:val="en-GB"/>
        </w:rPr>
        <w:t>.1 Layers</w:t>
      </w:r>
      <w:bookmarkEnd w:id="9"/>
    </w:p>
    <w:p w14:paraId="1AF927B1" w14:textId="77777777" w:rsidR="00AF3822" w:rsidRPr="005C667E" w:rsidRDefault="00AF3822" w:rsidP="00AF3822">
      <w:pPr>
        <w:rPr>
          <w:rFonts w:ascii="Times New Roman" w:hAnsi="Times New Roman"/>
          <w:lang w:val="en-GB"/>
        </w:rPr>
      </w:pPr>
    </w:p>
    <w:p w14:paraId="63747D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proofErr w:type="gramStart"/>
      <w:r w:rsidRPr="00426D8F">
        <w:rPr>
          <w:rFonts w:ascii="Courier New" w:hAnsi="Courier New" w:cs="Courier New"/>
          <w:lang w:val="en-GB"/>
        </w:rPr>
        <w:t>layers.f</w:t>
      </w:r>
      <w:proofErr w:type="spellEnd"/>
      <w:proofErr w:type="gramEnd"/>
      <w:r w:rsidRPr="005C667E">
        <w:rPr>
          <w:rFonts w:ascii="Times New Roman" w:hAnsi="Times New Roman"/>
          <w:lang w:val="en-GB"/>
        </w:rPr>
        <w:t xml:space="preserve"> splits the atmosphere into a number of discrete layers. It can do this in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ways:</w:t>
      </w:r>
    </w:p>
    <w:p w14:paraId="06F9CD8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84F44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53FA6DF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495A9731"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33671E8C"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w:t>
      </w:r>
      <w:proofErr w:type="spellStart"/>
      <w:r>
        <w:rPr>
          <w:rFonts w:ascii="Times New Roman" w:hAnsi="Times New Roman"/>
          <w:lang w:val="en-GB"/>
        </w:rPr>
        <w:t>pressure.lay</w:t>
      </w:r>
      <w:proofErr w:type="spellEnd"/>
      <w:r>
        <w:rPr>
          <w:rFonts w:ascii="Times New Roman" w:hAnsi="Times New Roman"/>
          <w:lang w:val="en-GB"/>
        </w:rPr>
        <w:t>’</w:t>
      </w:r>
    </w:p>
    <w:p w14:paraId="160BC258"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w:t>
      </w:r>
      <w:proofErr w:type="spellStart"/>
      <w:r>
        <w:rPr>
          <w:rFonts w:ascii="Times New Roman" w:hAnsi="Times New Roman"/>
          <w:lang w:val="en-GB"/>
        </w:rPr>
        <w:t>height.lay</w:t>
      </w:r>
      <w:proofErr w:type="spellEnd"/>
      <w:r>
        <w:rPr>
          <w:rFonts w:ascii="Times New Roman" w:hAnsi="Times New Roman"/>
          <w:lang w:val="en-GB"/>
        </w:rPr>
        <w:t>’</w:t>
      </w:r>
    </w:p>
    <w:p w14:paraId="5C2B6982" w14:textId="77777777" w:rsidR="001A7BF3" w:rsidRPr="005C667E" w:rsidRDefault="001A7BF3" w:rsidP="001A7BF3">
      <w:pPr>
        <w:rPr>
          <w:rFonts w:ascii="Times New Roman" w:hAnsi="Times New Roman"/>
          <w:lang w:val="en-GB"/>
        </w:rPr>
      </w:pPr>
    </w:p>
    <w:p w14:paraId="087B7B45" w14:textId="77777777" w:rsidR="00AF3822" w:rsidRPr="005C667E" w:rsidRDefault="00AF3822" w:rsidP="00AF3822">
      <w:pPr>
        <w:rPr>
          <w:rFonts w:ascii="Times New Roman" w:hAnsi="Times New Roman"/>
          <w:lang w:val="en-GB"/>
        </w:rPr>
      </w:pPr>
    </w:p>
    <w:p w14:paraId="0434AD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73FB8F78" w14:textId="77777777" w:rsidR="00AF3822" w:rsidRPr="005C667E" w:rsidRDefault="00AF3822" w:rsidP="00AF3822">
      <w:pPr>
        <w:rPr>
          <w:rFonts w:ascii="Times New Roman" w:hAnsi="Times New Roman"/>
          <w:lang w:val="en-GB"/>
        </w:rPr>
      </w:pPr>
    </w:p>
    <w:p w14:paraId="14BBE9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07ED437C"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3442A13F" w14:textId="77777777" w:rsidR="00AF3822" w:rsidRPr="005C667E" w:rsidRDefault="00AF3822" w:rsidP="00AF3822">
      <w:pPr>
        <w:rPr>
          <w:rFonts w:ascii="Times New Roman" w:hAnsi="Times New Roman"/>
          <w:b/>
          <w:lang w:val="en-GB"/>
        </w:rPr>
      </w:pPr>
    </w:p>
    <w:p w14:paraId="7B30C660" w14:textId="77777777" w:rsidR="00AF3822" w:rsidRPr="005C667E" w:rsidRDefault="008C5E56" w:rsidP="00AF3822">
      <w:pPr>
        <w:ind w:left="1260" w:hanging="540"/>
        <w:jc w:val="center"/>
        <w:rPr>
          <w:rFonts w:ascii="Times New Roman" w:hAnsi="Times New Roman"/>
          <w:lang w:val="en-GB"/>
        </w:rPr>
      </w:pPr>
      <w:r>
        <w:rPr>
          <w:rFonts w:ascii="Times New Roman" w:hAnsi="Times New Roman"/>
          <w:noProof/>
          <w:position w:val="-22"/>
          <w:lang w:val="en-GB"/>
        </w:rPr>
        <w:drawing>
          <wp:inline distT="0" distB="0" distL="0" distR="0" wp14:anchorId="1D6AAA8C" wp14:editId="201D7655">
            <wp:extent cx="1315720" cy="352425"/>
            <wp:effectExtent l="0" t="0" r="0" b="0"/>
            <wp:docPr id="16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p>
    <w:p w14:paraId="19373E93" w14:textId="77777777" w:rsidR="00AF3822" w:rsidRPr="005C667E" w:rsidRDefault="00AF3822" w:rsidP="00AF3822">
      <w:pPr>
        <w:rPr>
          <w:rFonts w:ascii="Times New Roman" w:hAnsi="Times New Roman"/>
          <w:b/>
          <w:lang w:val="en-GB"/>
        </w:rPr>
      </w:pPr>
    </w:p>
    <w:p w14:paraId="77683DE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751ACE95" w14:textId="77777777" w:rsidR="00AF3822" w:rsidRPr="005C667E" w:rsidRDefault="00AF3822" w:rsidP="00AF3822">
      <w:pPr>
        <w:tabs>
          <w:tab w:val="left" w:pos="3060"/>
        </w:tabs>
        <w:ind w:left="1260"/>
        <w:rPr>
          <w:rFonts w:ascii="Times New Roman" w:hAnsi="Times New Roman"/>
          <w:lang w:val="en-GB"/>
        </w:rPr>
      </w:pPr>
    </w:p>
    <w:p w14:paraId="20740F0F" w14:textId="77777777" w:rsidR="00AF3822" w:rsidRPr="005C667E" w:rsidRDefault="008C5E56" w:rsidP="00AF3822">
      <w:pPr>
        <w:tabs>
          <w:tab w:val="left" w:pos="3060"/>
        </w:tabs>
        <w:ind w:left="1260" w:hanging="540"/>
        <w:jc w:val="center"/>
        <w:rPr>
          <w:rFonts w:ascii="Times New Roman" w:hAnsi="Times New Roman"/>
          <w:lang w:val="en-GB"/>
        </w:rPr>
      </w:pPr>
      <w:r>
        <w:rPr>
          <w:rFonts w:ascii="Times New Roman" w:hAnsi="Times New Roman"/>
          <w:noProof/>
          <w:position w:val="-6"/>
          <w:lang w:val="en-GB"/>
        </w:rPr>
        <w:drawing>
          <wp:inline distT="0" distB="0" distL="0" distR="0" wp14:anchorId="25516612" wp14:editId="3EC591CD">
            <wp:extent cx="3243580" cy="203835"/>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3580" cy="203835"/>
                    </a:xfrm>
                    <a:prstGeom prst="rect">
                      <a:avLst/>
                    </a:prstGeom>
                    <a:noFill/>
                    <a:ln>
                      <a:noFill/>
                    </a:ln>
                  </pic:spPr>
                </pic:pic>
              </a:graphicData>
            </a:graphic>
          </wp:inline>
        </w:drawing>
      </w:r>
    </w:p>
    <w:p w14:paraId="1F727FB4" w14:textId="77777777" w:rsidR="00AF3822" w:rsidRPr="005C667E" w:rsidRDefault="00AF3822" w:rsidP="00AF3822">
      <w:pPr>
        <w:tabs>
          <w:tab w:val="left" w:pos="3060"/>
        </w:tabs>
        <w:ind w:left="1260" w:hanging="540"/>
        <w:jc w:val="center"/>
        <w:rPr>
          <w:rFonts w:ascii="Times New Roman" w:hAnsi="Times New Roman"/>
          <w:lang w:val="en-GB"/>
        </w:rPr>
      </w:pPr>
    </w:p>
    <w:p w14:paraId="0699DA49"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 xml:space="preserve">The dust amount in the layer along the viewing angle (particles </w:t>
      </w:r>
      <w:proofErr w:type="gramStart"/>
      <w:r w:rsidRPr="005C667E">
        <w:rPr>
          <w:rFonts w:ascii="Times New Roman" w:hAnsi="Times New Roman"/>
          <w:lang w:val="en-GB"/>
        </w:rPr>
        <w:t>cm</w:t>
      </w:r>
      <w:r w:rsidRPr="005C667E">
        <w:rPr>
          <w:rFonts w:ascii="Times New Roman" w:hAnsi="Times New Roman"/>
          <w:position w:val="6"/>
          <w:sz w:val="20"/>
          <w:lang w:val="en-GB"/>
        </w:rPr>
        <w:t>-2</w:t>
      </w:r>
      <w:proofErr w:type="gramEnd"/>
      <w:r w:rsidRPr="005C667E">
        <w:rPr>
          <w:rFonts w:ascii="Times New Roman" w:hAnsi="Times New Roman"/>
          <w:lang w:val="en-GB"/>
        </w:rPr>
        <w:t>) for each particle type is calculated as:</w:t>
      </w:r>
    </w:p>
    <w:p w14:paraId="5757D758" w14:textId="77777777" w:rsidR="00AF3822" w:rsidRPr="005C667E" w:rsidRDefault="00AF3822" w:rsidP="00AF3822">
      <w:pPr>
        <w:tabs>
          <w:tab w:val="left" w:pos="3060"/>
        </w:tabs>
        <w:ind w:left="1260"/>
        <w:jc w:val="left"/>
        <w:rPr>
          <w:rFonts w:ascii="Times New Roman" w:hAnsi="Times New Roman"/>
          <w:lang w:val="en-GB"/>
        </w:rPr>
      </w:pPr>
    </w:p>
    <w:p w14:paraId="5FED26FB" w14:textId="77777777" w:rsidR="00AF3822" w:rsidRPr="005C667E" w:rsidRDefault="008C5E56" w:rsidP="00AF3822">
      <w:pPr>
        <w:tabs>
          <w:tab w:val="left" w:pos="3060"/>
        </w:tabs>
        <w:ind w:left="1260"/>
        <w:jc w:val="center"/>
        <w:rPr>
          <w:rFonts w:ascii="Times New Roman" w:hAnsi="Times New Roman"/>
          <w:lang w:val="en-GB"/>
        </w:rPr>
      </w:pPr>
      <w:r>
        <w:rPr>
          <w:rFonts w:ascii="Times New Roman" w:hAnsi="Times New Roman"/>
          <w:noProof/>
          <w:position w:val="-22"/>
          <w:lang w:val="en-GB"/>
        </w:rPr>
        <w:drawing>
          <wp:inline distT="0" distB="0" distL="0" distR="0" wp14:anchorId="3C772BB8" wp14:editId="42D50384">
            <wp:extent cx="951230" cy="3524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p>
    <w:p w14:paraId="27FD471F" w14:textId="77777777" w:rsidR="00AF3822" w:rsidRPr="005C667E" w:rsidRDefault="00AF3822" w:rsidP="00AF3822">
      <w:pPr>
        <w:tabs>
          <w:tab w:val="left" w:pos="3060"/>
        </w:tabs>
        <w:ind w:left="1260"/>
        <w:jc w:val="left"/>
        <w:rPr>
          <w:rFonts w:ascii="Times New Roman" w:hAnsi="Times New Roman"/>
          <w:lang w:val="en-GB"/>
        </w:rPr>
      </w:pPr>
    </w:p>
    <w:p w14:paraId="3A9E453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64D2C185" w14:textId="77777777" w:rsidR="00AF3822" w:rsidRPr="005C667E" w:rsidRDefault="00AF3822" w:rsidP="00B448D9">
      <w:pPr>
        <w:ind w:left="1276" w:hanging="556"/>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04570A66" w14:textId="77777777" w:rsidR="00AF3822" w:rsidRPr="005C667E" w:rsidRDefault="00AF3822" w:rsidP="00AF3822">
      <w:pPr>
        <w:ind w:left="1260" w:hanging="540"/>
        <w:rPr>
          <w:rFonts w:ascii="Times New Roman" w:hAnsi="Times New Roman"/>
          <w:lang w:val="en-GB"/>
        </w:rPr>
      </w:pPr>
    </w:p>
    <w:p w14:paraId="1A36A0EE" w14:textId="53E3EA96"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w:t>
      </w:r>
      <w:r w:rsidR="00B448D9">
        <w:rPr>
          <w:rFonts w:ascii="Times New Roman" w:hAnsi="Times New Roman"/>
          <w:lang w:val="en-GB"/>
        </w:rPr>
        <w:t xml:space="preserve"> </w:t>
      </w:r>
      <w:r>
        <w:rPr>
          <w:rFonts w:ascii="Times New Roman" w:hAnsi="Times New Roman"/>
          <w:lang w:val="en-GB"/>
        </w:rPr>
        <w:t>4</w:t>
      </w:r>
      <w:r w:rsidRPr="005C667E">
        <w:rPr>
          <w:rFonts w:ascii="Times New Roman" w:hAnsi="Times New Roman"/>
          <w:lang w:val="en-GB"/>
        </w:rPr>
        <w:t xml:space="preserve">.1. </w:t>
      </w:r>
    </w:p>
    <w:p w14:paraId="3CC894F1" w14:textId="77777777" w:rsidR="00AF3822" w:rsidRPr="005C667E" w:rsidRDefault="008C5E56"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00F4B859" wp14:editId="4750D632">
                <wp:extent cx="5257800" cy="3154680"/>
                <wp:effectExtent l="0" t="0" r="0" b="0"/>
                <wp:docPr id="17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154680"/>
                          <a:chOff x="2872" y="6862"/>
                          <a:chExt cx="7200" cy="4320"/>
                        </a:xfrm>
                      </wpg:grpSpPr>
                      <wps:wsp>
                        <wps:cNvPr id="172" name="AutoShape 163"/>
                        <wps:cNvSpPr>
                          <a:spLocks/>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165"/>
                        <wps:cNvCnPr>
                          <a:cxnSpLocks/>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67"/>
                        <wps:cNvCnPr>
                          <a:cxnSpLocks/>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69"/>
                        <wpg:cNvGrpSpPr>
                          <a:grpSpLocks/>
                        </wpg:cNvGrpSpPr>
                        <wpg:grpSpPr bwMode="auto">
                          <a:xfrm>
                            <a:off x="3903" y="8394"/>
                            <a:ext cx="5139" cy="2465"/>
                            <a:chOff x="3903" y="8394"/>
                            <a:chExt cx="5139" cy="2465"/>
                          </a:xfrm>
                        </wpg:grpSpPr>
                        <wps:wsp>
                          <wps:cNvPr id="176" name="Arc 166"/>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rc 168"/>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70"/>
                        <wpg:cNvGrpSpPr>
                          <a:grpSpLocks/>
                        </wpg:cNvGrpSpPr>
                        <wpg:grpSpPr bwMode="auto">
                          <a:xfrm>
                            <a:off x="3225" y="7703"/>
                            <a:ext cx="6484" cy="3182"/>
                            <a:chOff x="3903" y="8394"/>
                            <a:chExt cx="5139" cy="2465"/>
                          </a:xfrm>
                        </wpg:grpSpPr>
                        <wps:wsp>
                          <wps:cNvPr id="179" name="Arc 171"/>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172"/>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73"/>
                        <wpg:cNvGrpSpPr>
                          <a:grpSpLocks/>
                        </wpg:cNvGrpSpPr>
                        <wpg:grpSpPr bwMode="auto">
                          <a:xfrm>
                            <a:off x="3564" y="8039"/>
                            <a:ext cx="5818" cy="2843"/>
                            <a:chOff x="3903" y="8394"/>
                            <a:chExt cx="5139" cy="2465"/>
                          </a:xfrm>
                        </wpg:grpSpPr>
                        <wps:wsp>
                          <wps:cNvPr id="182" name="Arc 174"/>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175"/>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4" name="Line 176"/>
                        <wps:cNvCnPr>
                          <a:cxnSpLocks/>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9"/>
                        <wps:cNvCnPr>
                          <a:cxnSpLocks/>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0"/>
                        <wps:cNvCnPr>
                          <a:cxnSpLocks/>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rc 183"/>
                        <wps:cNvSpPr>
                          <a:spLocks/>
                        </wps:cNvSpPr>
                        <wps:spPr bwMode="auto">
                          <a:xfrm flipH="1">
                            <a:off x="6250" y="8159"/>
                            <a:ext cx="222" cy="170"/>
                          </a:xfrm>
                          <a:custGeom>
                            <a:avLst/>
                            <a:gdLst>
                              <a:gd name="T0" fmla="*/ 0 w 21600"/>
                              <a:gd name="T1" fmla="*/ 0 h 21600"/>
                              <a:gd name="T2" fmla="*/ 222 w 21600"/>
                              <a:gd name="T3" fmla="*/ 170 h 21600"/>
                              <a:gd name="T4" fmla="*/ 0 w 21600"/>
                              <a:gd name="T5" fmla="*/ 17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Text Box 184"/>
                        <wps:cNvSpPr txBox="1">
                          <a:spLocks/>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189" name="Text Box 185"/>
                        <wps:cNvSpPr txBox="1">
                          <a:spLocks/>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190" name="Text Box 186"/>
                        <wps:cNvSpPr txBox="1">
                          <a:spLocks/>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191" name="Text Box 187"/>
                        <wps:cNvSpPr txBox="1">
                          <a:spLocks/>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192" name="Text Box 188"/>
                        <wps:cNvSpPr txBox="1">
                          <a:spLocks/>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193" name="Text Box 189"/>
                        <wps:cNvSpPr txBox="1">
                          <a:spLocks/>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w14:anchorId="00F4B859" id="Group 164" o:spid="_x0000_s1085" style="width:414pt;height:248.4pt;mso-position-horizontal-relative:char;mso-position-vertical-relative:line" coordorigin="2872,6862" coordsize="720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">
                <v:rect id="AutoShape 163" o:spid="_x0000_s1086" style="position:absolute;left:2872;top:6862;width:7200;height: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" filled="f" stroked="f">
                  <v:path arrowok="t"/>
                </v:rect>
                <v:line id="Line 165" o:spid="_x0000_s1087" style="position:absolute;visibility:visible;mso-wrap-style:square" from="6472,7051" to="6472,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67" o:spid="_x0000_s1088" style="position:absolute;visibility:visible;mso-wrap-style:square" from="3420,10859" to="9707,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id="Group 169" o:spid="_x0000_s1089" style="position:absolute;left:3903;top:8394;width:5139;height:2465"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Arc 166" o:spid="_x0000_s1090"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68" o:spid="_x0000_s1091"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" path="m,-1nfc11929,-1,21600,9670,21600,21600em,-1nsc11929,-1,21600,9670,21600,21600l,21600,,-1xe" filled="f">
                    <v:path arrowok="t" o:extrusionok="f" o:connecttype="custom" o:connectlocs="0,0;306,281;0,281" o:connectangles="0,0,0"/>
                  </v:shape>
                </v:group>
                <v:group id="Group 170" o:spid="_x0000_s1092" style="position:absolute;left:3225;top:7703;width:6484;height:3182"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">
                  <v:shape id="Arc 171" o:spid="_x0000_s1093"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2" o:spid="_x0000_s1094"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" path="m,-1nfc11929,-1,21600,9670,21600,21600em,-1nsc11929,-1,21600,9670,21600,21600l,21600,,-1xe" filled="f">
                    <v:path arrowok="t" o:extrusionok="f" o:connecttype="custom" o:connectlocs="0,0;306,281;0,281" o:connectangles="0,0,0"/>
                  </v:shape>
                </v:group>
                <v:group id="Group 173" o:spid="_x0000_s1095" style="position:absolute;left:3564;top:8039;width:5818;height:2843"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Arc 174" o:spid="_x0000_s1096"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5" o:spid="_x0000_s1097"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" path="m,-1nfc11929,-1,21600,9670,21600,21600em,-1nsc11929,-1,21600,9670,21600,21600l,21600,,-1xe" filled="f">
                    <v:path arrowok="t" o:extrusionok="f" o:connecttype="custom" o:connectlocs="0,0;306,281;0,281" o:connectangles="0,0,0"/>
                  </v:shape>
                </v:group>
                <v:line id="Line 176" o:spid="_x0000_s1098" style="position:absolute;flip:x y;visibility:visible;mso-wrap-style:square" from="5376,7390"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">
                  <o:lock v:ext="edit" shapetype="f"/>
                </v:line>
                <v:line id="Line 179" o:spid="_x0000_s1099" style="position:absolute;flip:x y;visibility:visible;mso-wrap-style:square" from="4450,7846" to="6472,8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">
                  <o:lock v:ext="edit" shapetype="f"/>
                </v:line>
                <v:line id="Line 180" o:spid="_x0000_s1100" style="position:absolute;flip:x y;visibility:visible;mso-wrap-style:square" from="4868,7612"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">
                  <o:lock v:ext="edit" shapetype="f"/>
                </v:line>
                <v:shape id="Arc 183" o:spid="_x0000_s1101" style="position:absolute;left:6250;top:8159;width:222;height:17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" path="m,-1nfc11929,-1,21600,9670,21600,21600em,-1nsc11929,-1,21600,9670,21600,21600l,21600,,-1xe" filled="f">
                  <v:path arrowok="t" o:extrusionok="f" o:connecttype="custom" o:connectlocs="0,0;2,1;0,1" o:connectangles="0,0,0"/>
                </v:shape>
                <v:shape id="Text Box 184" o:spid="_x0000_s1102" type="#_x0000_t202" style="position:absolute;left:6002;top:8010;width:457;height: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" filled="f" stroked="f">
                  <v:path arrowok="t"/>
                  <v:textbo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" filled="f" stroked="f">
                  <v:path arrowok="t"/>
                  <v:textbo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" filled="f" stroked="f">
                  <v:path arrowok="t"/>
                  <v:textbo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" filled="f" stroked="f">
                  <v:path arrowok="t"/>
                  <v:textbo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" filled="f" stroked="f">
                  <v:path arrowok="t"/>
                  <v:textbo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ZZ+xwAAAOEAAAAPAAAAZHJzL2Rvd25yZXYueG1sRI/dasMw&#13;&#10;DEbvB30Ho0LvVqcr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Hl9ln7HAAAA4QAA&#13;&#10;AA8AAAAAAAAAAAAAAAAABwIAAGRycy9kb3ducmV2LnhtbFBLBQYAAAAAAwADALcAAAD7AgAAAAA=&#13;&#10;" filled="f" stroked="f">
                  <v:path arrowok="t"/>
                  <v:textbo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7606AA27"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78BA9ABE" w14:textId="77777777" w:rsidR="00AF3822" w:rsidRPr="005C667E" w:rsidRDefault="00AF3822" w:rsidP="00AF3822">
      <w:pPr>
        <w:rPr>
          <w:rFonts w:ascii="Times New Roman" w:hAnsi="Times New Roman"/>
          <w:lang w:val="en-GB"/>
        </w:rPr>
      </w:pPr>
    </w:p>
    <w:p w14:paraId="29CF5F8A"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1390F5FF" w14:textId="77777777" w:rsidR="00AF3822" w:rsidRPr="005C667E" w:rsidRDefault="008C5E56" w:rsidP="00AF3822">
      <w:pPr>
        <w:jc w:val="center"/>
        <w:rPr>
          <w:rFonts w:ascii="Times New Roman" w:hAnsi="Times New Roman"/>
          <w:b/>
          <w:lang w:val="en-GB"/>
        </w:rPr>
      </w:pPr>
      <w:r>
        <w:rPr>
          <w:rFonts w:ascii="Times New Roman" w:hAnsi="Times New Roman"/>
          <w:noProof/>
          <w:position w:val="-10"/>
          <w:lang w:val="en-GB"/>
        </w:rPr>
        <w:drawing>
          <wp:inline distT="0" distB="0" distL="0" distR="0" wp14:anchorId="033607EC" wp14:editId="4ADA99D0">
            <wp:extent cx="1532255" cy="234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255" cy="234950"/>
                    </a:xfrm>
                    <a:prstGeom prst="rect">
                      <a:avLst/>
                    </a:prstGeom>
                    <a:noFill/>
                    <a:ln>
                      <a:noFill/>
                    </a:ln>
                  </pic:spPr>
                </pic:pic>
              </a:graphicData>
            </a:graphic>
          </wp:inline>
        </w:drawing>
      </w:r>
    </w:p>
    <w:p w14:paraId="3B39E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7932DFE"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3F4B996E" wp14:editId="5249EBC6">
            <wp:extent cx="1915160" cy="27813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5160" cy="278130"/>
                    </a:xfrm>
                    <a:prstGeom prst="rect">
                      <a:avLst/>
                    </a:prstGeom>
                    <a:noFill/>
                    <a:ln>
                      <a:noFill/>
                    </a:ln>
                  </pic:spPr>
                </pic:pic>
              </a:graphicData>
            </a:graphic>
          </wp:inline>
        </w:drawing>
      </w:r>
    </w:p>
    <w:p w14:paraId="245841B1"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68DCE3A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78E6EA76" wp14:editId="4DBDA169">
            <wp:extent cx="765810" cy="4013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 cy="401320"/>
                    </a:xfrm>
                    <a:prstGeom prst="rect">
                      <a:avLst/>
                    </a:prstGeom>
                    <a:noFill/>
                    <a:ln>
                      <a:noFill/>
                    </a:ln>
                  </pic:spPr>
                </pic:pic>
              </a:graphicData>
            </a:graphic>
          </wp:inline>
        </w:drawing>
      </w:r>
    </w:p>
    <w:p w14:paraId="7D16CBB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w:t>
      </w:r>
      <w:proofErr w:type="gramStart"/>
      <w:r w:rsidRPr="005C667E">
        <w:rPr>
          <w:rFonts w:ascii="Times New Roman" w:hAnsi="Times New Roman"/>
          <w:lang w:val="en-GB"/>
        </w:rPr>
        <w:t>the majority of</w:t>
      </w:r>
      <w:proofErr w:type="gramEnd"/>
      <w:r w:rsidRPr="005C667E">
        <w:rPr>
          <w:rFonts w:ascii="Times New Roman" w:hAnsi="Times New Roman"/>
          <w:lang w:val="en-GB"/>
        </w:rPr>
        <w:t xml:space="preserve">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6E923F50" w14:textId="77777777" w:rsidR="00AF3822" w:rsidRPr="005C667E" w:rsidRDefault="00AF3822" w:rsidP="00AF3822">
      <w:pPr>
        <w:rPr>
          <w:rFonts w:ascii="Times New Roman" w:hAnsi="Times New Roman"/>
          <w:lang w:val="en-GB"/>
        </w:rPr>
      </w:pPr>
    </w:p>
    <w:p w14:paraId="7B93C86F" w14:textId="4C6C292F"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r w:rsidR="00BC7BA9">
        <w:rPr>
          <w:rFonts w:ascii="Times New Roman" w:hAnsi="Times New Roman"/>
          <w:lang w:val="en-GB"/>
        </w:rPr>
        <w:t>e.g.</w:t>
      </w:r>
      <w:r w:rsidR="00B448D9">
        <w:rPr>
          <w:rFonts w:ascii="Times New Roman" w:hAnsi="Times New Roman"/>
          <w:lang w:val="en-GB"/>
        </w:rPr>
        <w:t xml:space="preserve">, </w:t>
      </w:r>
      <w:r>
        <w:rPr>
          <w:rFonts w:ascii="Times New Roman" w:hAnsi="Times New Roman"/>
          <w:lang w:val="en-GB"/>
        </w:rPr>
        <w:t>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F7D4B93" w14:textId="77777777" w:rsidR="00AF3822" w:rsidRPr="005C667E" w:rsidRDefault="00AF3822" w:rsidP="00AF3822">
      <w:pPr>
        <w:rPr>
          <w:rFonts w:ascii="Times New Roman" w:hAnsi="Times New Roman"/>
          <w:lang w:val="en-GB"/>
        </w:rPr>
      </w:pPr>
    </w:p>
    <w:p w14:paraId="34C92CFB" w14:textId="77777777" w:rsidR="00AF3822" w:rsidRPr="005C667E" w:rsidRDefault="00AF3822" w:rsidP="00AF3822">
      <w:pPr>
        <w:outlineLvl w:val="1"/>
        <w:rPr>
          <w:rFonts w:ascii="Times New Roman" w:hAnsi="Times New Roman"/>
          <w:b/>
          <w:lang w:val="en-GB"/>
        </w:rPr>
      </w:pPr>
      <w:bookmarkStart w:id="10" w:name="_Toc66107536"/>
      <w:r>
        <w:rPr>
          <w:rFonts w:ascii="Times New Roman" w:hAnsi="Times New Roman"/>
          <w:b/>
          <w:lang w:val="en-GB"/>
        </w:rPr>
        <w:t>4</w:t>
      </w:r>
      <w:r w:rsidRPr="005C667E">
        <w:rPr>
          <w:rFonts w:ascii="Times New Roman" w:hAnsi="Times New Roman"/>
          <w:b/>
          <w:lang w:val="en-GB"/>
        </w:rPr>
        <w:t>.2 Paths</w:t>
      </w:r>
      <w:bookmarkEnd w:id="10"/>
    </w:p>
    <w:p w14:paraId="24CF6649" w14:textId="77777777" w:rsidR="00AF3822" w:rsidRPr="005C667E" w:rsidRDefault="00AF3822" w:rsidP="00AF3822">
      <w:pPr>
        <w:rPr>
          <w:rFonts w:ascii="Times New Roman" w:hAnsi="Times New Roman"/>
          <w:lang w:val="en-GB"/>
        </w:rPr>
      </w:pPr>
    </w:p>
    <w:p w14:paraId="4393D4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are</w:t>
      </w:r>
      <w:proofErr w:type="gramEnd"/>
      <w:r w:rsidRPr="005C667E">
        <w:rPr>
          <w:rFonts w:ascii="Times New Roman" w:hAnsi="Times New Roman"/>
          <w:lang w:val="en-GB"/>
        </w:rPr>
        <w:t xml:space="preserv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1958F92D" w14:textId="77777777" w:rsidR="00AF3822" w:rsidRPr="005C667E" w:rsidRDefault="00AF3822" w:rsidP="00AF3822">
      <w:pPr>
        <w:rPr>
          <w:rFonts w:ascii="Times New Roman" w:hAnsi="Times New Roman"/>
          <w:lang w:val="en-GB"/>
        </w:rPr>
      </w:pPr>
    </w:p>
    <w:p w14:paraId="055BE840" w14:textId="090BF50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proofErr w:type="spellStart"/>
      <w:proofErr w:type="gramStart"/>
      <w:r w:rsidR="00B448D9" w:rsidRPr="00426D8F">
        <w:rPr>
          <w:rFonts w:ascii="Courier New" w:hAnsi="Courier New" w:cs="Courier New"/>
          <w:lang w:val="en-GB"/>
        </w:rPr>
        <w:t>atm.f</w:t>
      </w:r>
      <w:proofErr w:type="spellEnd"/>
      <w:proofErr w:type="gramEnd"/>
      <w:r w:rsidR="00B448D9" w:rsidRPr="005C667E">
        <w:rPr>
          <w:rFonts w:ascii="Times New Roman" w:hAnsi="Times New Roman"/>
          <w:lang w:val="en-GB"/>
        </w:rPr>
        <w:t xml:space="preserve"> </w:t>
      </w:r>
      <w:r w:rsidRPr="005C667E">
        <w:rPr>
          <w:rFonts w:ascii="Times New Roman" w:hAnsi="Times New Roman"/>
          <w:lang w:val="en-GB"/>
        </w:rPr>
        <w:t>selects which layers (atmospheric and cell) are to be used in the path (and in what order) and calculates the appropriate scaling factor using the previous equations.</w:t>
      </w:r>
    </w:p>
    <w:p w14:paraId="31E99BDE" w14:textId="77777777" w:rsidR="00AF3822" w:rsidRPr="005C667E" w:rsidRDefault="00AF3822" w:rsidP="00AF3822">
      <w:pPr>
        <w:rPr>
          <w:rFonts w:ascii="Times New Roman" w:hAnsi="Times New Roman"/>
          <w:lang w:val="en-GB"/>
        </w:rPr>
      </w:pPr>
    </w:p>
    <w:p w14:paraId="6A0D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1FE08993" w14:textId="77777777" w:rsidR="00AF3822" w:rsidRPr="005C667E" w:rsidRDefault="00AF3822" w:rsidP="00AF3822">
      <w:pPr>
        <w:rPr>
          <w:rFonts w:ascii="Times New Roman" w:hAnsi="Times New Roman"/>
          <w:lang w:val="en-GB"/>
        </w:rPr>
      </w:pPr>
    </w:p>
    <w:p w14:paraId="040AA1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6F49192" w14:textId="77777777" w:rsidR="00AF3822" w:rsidRPr="005C667E" w:rsidRDefault="00AF3822" w:rsidP="00AF3822">
      <w:pPr>
        <w:rPr>
          <w:rFonts w:ascii="Times New Roman" w:hAnsi="Times New Roman"/>
          <w:lang w:val="en-GB"/>
        </w:rPr>
      </w:pPr>
    </w:p>
    <w:p w14:paraId="0F8145C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6D5F0F4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2D9054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AC7EE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168C9B5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B2F258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4ABF813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2FCDC8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49CE0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114DFC72"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77DA6153"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FD4AB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6CB231B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0B2B05B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87003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2211E4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B93FFE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E41C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EBD38FD"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3C4044BC"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0899BFD6"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0D61189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0F7F90B"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241A05B2"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15594A5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D84D84D"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0C6AB168"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7424956E"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3A859512"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1B4B3F9"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7C692887" w14:textId="77777777" w:rsidR="00AF3822" w:rsidRPr="005C667E" w:rsidRDefault="00AF3822" w:rsidP="00AF3822">
      <w:pPr>
        <w:rPr>
          <w:rFonts w:ascii="Times New Roman" w:hAnsi="Times New Roman"/>
          <w:lang w:val="en-GB"/>
        </w:rPr>
      </w:pPr>
    </w:p>
    <w:p w14:paraId="6944B169" w14:textId="77777777" w:rsidR="00AF3822" w:rsidRPr="005C667E" w:rsidRDefault="00AF3822" w:rsidP="00AF3822">
      <w:pPr>
        <w:rPr>
          <w:rFonts w:ascii="Times New Roman" w:hAnsi="Times New Roman"/>
          <w:lang w:val="en-GB"/>
        </w:rPr>
      </w:pPr>
    </w:p>
    <w:p w14:paraId="0B56F86B" w14:textId="77777777" w:rsidR="00AF3822" w:rsidRPr="005C667E" w:rsidRDefault="00AF3822" w:rsidP="00AF3822">
      <w:pPr>
        <w:outlineLvl w:val="1"/>
        <w:rPr>
          <w:rFonts w:ascii="Times New Roman" w:hAnsi="Times New Roman"/>
          <w:b/>
          <w:lang w:val="en-GB"/>
        </w:rPr>
      </w:pPr>
      <w:bookmarkStart w:id="11" w:name="_Toc66107537"/>
      <w:r>
        <w:rPr>
          <w:rFonts w:ascii="Times New Roman" w:hAnsi="Times New Roman"/>
          <w:b/>
          <w:lang w:val="en-GB"/>
        </w:rPr>
        <w:t>4</w:t>
      </w:r>
      <w:r w:rsidRPr="005C667E">
        <w:rPr>
          <w:rFonts w:ascii="Times New Roman" w:hAnsi="Times New Roman"/>
          <w:b/>
          <w:lang w:val="en-GB"/>
        </w:rPr>
        <w:t>.3 Calculation Types</w:t>
      </w:r>
      <w:bookmarkEnd w:id="11"/>
    </w:p>
    <w:p w14:paraId="2284CA3C" w14:textId="77777777" w:rsidR="00AF3822" w:rsidRPr="005C667E" w:rsidRDefault="00AF3822" w:rsidP="00AF3822">
      <w:pPr>
        <w:rPr>
          <w:rFonts w:ascii="Times New Roman" w:hAnsi="Times New Roman"/>
          <w:lang w:val="en-GB"/>
        </w:rPr>
      </w:pPr>
    </w:p>
    <w:p w14:paraId="5B4F1D76" w14:textId="2AC3B9AD"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In general</w:t>
      </w:r>
      <w:r w:rsidR="00B448D9">
        <w:rPr>
          <w:rFonts w:ascii="Times New Roman" w:hAnsi="Times New Roman"/>
          <w:lang w:val="en-GB"/>
        </w:rPr>
        <w:t>,</w:t>
      </w:r>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052A2484" w14:textId="77777777" w:rsidR="00AF3822" w:rsidRPr="005C667E" w:rsidRDefault="00AF3822" w:rsidP="00AF3822">
      <w:pPr>
        <w:rPr>
          <w:rFonts w:ascii="Times New Roman" w:hAnsi="Times New Roman"/>
          <w:lang w:val="en-GB"/>
        </w:rPr>
      </w:pPr>
    </w:p>
    <w:p w14:paraId="3CC79DF7"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5103E78B"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6  (</w:t>
      </w:r>
      <w:proofErr w:type="gramEnd"/>
      <w:r w:rsidRPr="005C667E">
        <w:rPr>
          <w:rFonts w:ascii="Times New Roman" w:hAnsi="Times New Roman"/>
          <w:lang w:val="en-GB"/>
        </w:rPr>
        <w:t>64) 1 if limb path</w:t>
      </w:r>
    </w:p>
    <w:p w14:paraId="1DD69F0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5  (</w:t>
      </w:r>
      <w:proofErr w:type="gramEnd"/>
      <w:r w:rsidRPr="005C667E">
        <w:rPr>
          <w:rFonts w:ascii="Times New Roman" w:hAnsi="Times New Roman"/>
          <w:lang w:val="en-GB"/>
        </w:rPr>
        <w:t>32) 1 if reflecting path (down then up)</w:t>
      </w:r>
    </w:p>
    <w:p w14:paraId="4D9FC01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4  (</w:t>
      </w:r>
      <w:proofErr w:type="gramEnd"/>
      <w:r w:rsidRPr="005C667E">
        <w:rPr>
          <w:rFonts w:ascii="Times New Roman" w:hAnsi="Times New Roman"/>
          <w:lang w:val="en-GB"/>
        </w:rPr>
        <w:t>16) 1 if transmission of single atmospheric path</w:t>
      </w:r>
    </w:p>
    <w:p w14:paraId="0498DF17" w14:textId="77777777" w:rsidR="00AF3822" w:rsidRPr="005C667E" w:rsidRDefault="00AF3822" w:rsidP="00AF3822">
      <w:pPr>
        <w:ind w:left="720"/>
        <w:rPr>
          <w:rFonts w:ascii="Times New Roman" w:hAnsi="Times New Roman"/>
          <w:lang w:val="en-GB"/>
        </w:rPr>
      </w:pPr>
      <w:r>
        <w:rPr>
          <w:rFonts w:ascii="Times New Roman" w:hAnsi="Times New Roman"/>
          <w:lang w:val="en-GB"/>
        </w:rPr>
        <w:t>bit 3</w:t>
      </w:r>
      <w:proofErr w:type="gramStart"/>
      <w:r>
        <w:rPr>
          <w:rFonts w:ascii="Times New Roman" w:hAnsi="Times New Roman"/>
          <w:lang w:val="en-GB"/>
        </w:rPr>
        <w:t xml:space="preserve">   (</w:t>
      </w:r>
      <w:proofErr w:type="gramEnd"/>
      <w:r>
        <w:rPr>
          <w:rFonts w:ascii="Times New Roman" w:hAnsi="Times New Roman"/>
          <w:lang w:val="en-GB"/>
        </w:rPr>
        <w:t>8) 1 if Curtis G</w:t>
      </w:r>
      <w:r w:rsidRPr="005C667E">
        <w:rPr>
          <w:rFonts w:ascii="Times New Roman" w:hAnsi="Times New Roman"/>
          <w:lang w:val="en-GB"/>
        </w:rPr>
        <w:t>odson</w:t>
      </w:r>
    </w:p>
    <w:p w14:paraId="77B339B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w:t>
      </w:r>
      <w:proofErr w:type="gramStart"/>
      <w:r w:rsidRPr="005C667E">
        <w:rPr>
          <w:rFonts w:ascii="Times New Roman" w:hAnsi="Times New Roman"/>
          <w:lang w:val="en-GB"/>
        </w:rPr>
        <w:t xml:space="preserve">   (</w:t>
      </w:r>
      <w:proofErr w:type="gramEnd"/>
      <w:r w:rsidRPr="005C667E">
        <w:rPr>
          <w:rFonts w:ascii="Times New Roman" w:hAnsi="Times New Roman"/>
          <w:lang w:val="en-GB"/>
        </w:rPr>
        <w:t>4) 1 if weighting function</w:t>
      </w:r>
    </w:p>
    <w:p w14:paraId="31B907F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w:t>
      </w:r>
      <w:proofErr w:type="gramStart"/>
      <w:r w:rsidRPr="005C667E">
        <w:rPr>
          <w:rFonts w:ascii="Times New Roman" w:hAnsi="Times New Roman"/>
          <w:lang w:val="en-GB"/>
        </w:rPr>
        <w:t xml:space="preserve">   (</w:t>
      </w:r>
      <w:proofErr w:type="gramEnd"/>
      <w:r w:rsidRPr="005C667E">
        <w:rPr>
          <w:rFonts w:ascii="Times New Roman" w:hAnsi="Times New Roman"/>
          <w:lang w:val="en-GB"/>
        </w:rPr>
        <w:t>2) 1 if emission calculation</w:t>
      </w:r>
    </w:p>
    <w:p w14:paraId="2272EE9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w:t>
      </w:r>
      <w:proofErr w:type="gramStart"/>
      <w:r w:rsidRPr="005C667E">
        <w:rPr>
          <w:rFonts w:ascii="Times New Roman" w:hAnsi="Times New Roman"/>
          <w:lang w:val="en-GB"/>
        </w:rPr>
        <w:t xml:space="preserve">   (</w:t>
      </w:r>
      <w:proofErr w:type="gramEnd"/>
      <w:r w:rsidRPr="005C667E">
        <w:rPr>
          <w:rFonts w:ascii="Times New Roman" w:hAnsi="Times New Roman"/>
          <w:lang w:val="en-GB"/>
        </w:rPr>
        <w:t>1) 1 if calculate 1 minus transmission</w:t>
      </w:r>
    </w:p>
    <w:p w14:paraId="2E37CD41" w14:textId="77777777" w:rsidR="00AF3822" w:rsidRPr="005C667E" w:rsidRDefault="00AF3822" w:rsidP="00AF3822">
      <w:pPr>
        <w:ind w:left="720"/>
        <w:rPr>
          <w:rFonts w:ascii="Times New Roman" w:hAnsi="Times New Roman"/>
          <w:lang w:val="en-GB"/>
        </w:rPr>
      </w:pPr>
    </w:p>
    <w:p w14:paraId="2DCA0B8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3B284C5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1405CF2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 xml:space="preserve">PMR - two pressure, two temperature </w:t>
      </w:r>
      <w:proofErr w:type="gramStart"/>
      <w:r w:rsidRPr="005C667E">
        <w:rPr>
          <w:rFonts w:ascii="Times New Roman" w:hAnsi="Times New Roman"/>
          <w:lang w:val="en-GB"/>
        </w:rPr>
        <w:t>approximation</w:t>
      </w:r>
      <w:proofErr w:type="gramEnd"/>
    </w:p>
    <w:p w14:paraId="3DE9807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41F2E30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1DFD209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12D75962" w14:textId="77777777" w:rsidR="00AF3822" w:rsidRPr="005C667E" w:rsidRDefault="00AF3822" w:rsidP="00AF3822">
      <w:pPr>
        <w:ind w:left="720"/>
        <w:rPr>
          <w:rFonts w:ascii="Times New Roman" w:hAnsi="Times New Roman"/>
          <w:lang w:val="en-GB"/>
        </w:rPr>
      </w:pPr>
    </w:p>
    <w:p w14:paraId="6A8CBDF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Combined cell/atmosphere codes</w:t>
      </w:r>
    </w:p>
    <w:p w14:paraId="3461BEB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160 is a combined cell and atmosphere - produces combined </w:t>
      </w:r>
      <w:proofErr w:type="gramStart"/>
      <w:r w:rsidRPr="005C667E">
        <w:rPr>
          <w:rFonts w:ascii="Times New Roman" w:hAnsi="Times New Roman"/>
          <w:lang w:val="en-GB"/>
        </w:rPr>
        <w:t>output</w:t>
      </w:r>
      <w:proofErr w:type="gramEnd"/>
    </w:p>
    <w:p w14:paraId="24DE85F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 xml:space="preserve">ned </w:t>
      </w:r>
      <w:proofErr w:type="gramStart"/>
      <w:r w:rsidRPr="005C667E">
        <w:rPr>
          <w:rFonts w:ascii="Times New Roman" w:hAnsi="Times New Roman"/>
          <w:lang w:val="en-GB"/>
        </w:rPr>
        <w:t>output</w:t>
      </w:r>
      <w:proofErr w:type="gramEnd"/>
    </w:p>
    <w:p w14:paraId="07C53403" w14:textId="77777777" w:rsidR="00AF3822" w:rsidRPr="005C667E" w:rsidRDefault="00AF3822" w:rsidP="00AF3822">
      <w:pPr>
        <w:ind w:left="720"/>
        <w:rPr>
          <w:rFonts w:ascii="Times New Roman" w:hAnsi="Times New Roman"/>
          <w:lang w:val="en-GB"/>
        </w:rPr>
      </w:pPr>
    </w:p>
    <w:p w14:paraId="3369192D"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61F7B52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200 is a reflecting layer calculation with no </w:t>
      </w:r>
      <w:proofErr w:type="gramStart"/>
      <w:r w:rsidRPr="005C667E">
        <w:rPr>
          <w:rFonts w:ascii="Times New Roman" w:hAnsi="Times New Roman"/>
          <w:lang w:val="en-GB"/>
        </w:rPr>
        <w:t>cells</w:t>
      </w:r>
      <w:proofErr w:type="gramEnd"/>
    </w:p>
    <w:p w14:paraId="76EC8E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201 is a reflecting layer calculation with </w:t>
      </w:r>
      <w:proofErr w:type="gramStart"/>
      <w:r w:rsidRPr="005C667E">
        <w:rPr>
          <w:rFonts w:ascii="Times New Roman" w:hAnsi="Times New Roman"/>
          <w:lang w:val="en-GB"/>
        </w:rPr>
        <w:t>cells</w:t>
      </w:r>
      <w:proofErr w:type="gramEnd"/>
    </w:p>
    <w:p w14:paraId="6C1FCFF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1B7A531C" w14:textId="77777777" w:rsidR="00AF3822" w:rsidRPr="005C667E" w:rsidRDefault="00AF3822" w:rsidP="00AF3822">
      <w:pPr>
        <w:ind w:left="360" w:hanging="360"/>
        <w:rPr>
          <w:rFonts w:ascii="Times New Roman" w:hAnsi="Times New Roman"/>
          <w:lang w:val="en-GB"/>
        </w:rPr>
      </w:pPr>
    </w:p>
    <w:p w14:paraId="3ED30FF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42178849"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 xml:space="preserve">Full doubling and adding scattering </w:t>
      </w:r>
      <w:proofErr w:type="gramStart"/>
      <w:r w:rsidRPr="005C667E">
        <w:rPr>
          <w:rFonts w:ascii="Times New Roman" w:hAnsi="Times New Roman"/>
          <w:lang w:val="en-GB"/>
        </w:rPr>
        <w:t>scheme</w:t>
      </w:r>
      <w:proofErr w:type="gramEnd"/>
    </w:p>
    <w:p w14:paraId="1BD43C67" w14:textId="77777777" w:rsidR="00AF3822" w:rsidRPr="005C667E" w:rsidRDefault="00AF3822" w:rsidP="00AF3822">
      <w:pPr>
        <w:rPr>
          <w:rFonts w:ascii="Times New Roman" w:hAnsi="Times New Roman"/>
          <w:b/>
          <w:lang w:val="en-GB"/>
        </w:rPr>
      </w:pPr>
    </w:p>
    <w:p w14:paraId="381DF3C4" w14:textId="77777777" w:rsidR="00AF3822" w:rsidRPr="005C667E" w:rsidRDefault="00AF3822" w:rsidP="00AF3822">
      <w:pPr>
        <w:outlineLvl w:val="1"/>
        <w:rPr>
          <w:rFonts w:ascii="Times New Roman" w:hAnsi="Times New Roman"/>
          <w:b/>
          <w:lang w:val="en-GB"/>
        </w:rPr>
      </w:pPr>
      <w:bookmarkStart w:id="12" w:name="_Toc66107538"/>
      <w:r>
        <w:rPr>
          <w:rFonts w:ascii="Times New Roman" w:hAnsi="Times New Roman"/>
          <w:b/>
          <w:lang w:val="en-GB"/>
        </w:rPr>
        <w:t>4</w:t>
      </w:r>
      <w:r w:rsidRPr="005C667E">
        <w:rPr>
          <w:rFonts w:ascii="Times New Roman" w:hAnsi="Times New Roman"/>
          <w:b/>
          <w:lang w:val="en-GB"/>
        </w:rPr>
        <w:t>.4 Path File Format</w:t>
      </w:r>
      <w:bookmarkEnd w:id="12"/>
    </w:p>
    <w:p w14:paraId="701D7074" w14:textId="77777777" w:rsidR="00AF3822" w:rsidRPr="005C667E" w:rsidRDefault="00AF3822" w:rsidP="00AF3822">
      <w:pPr>
        <w:rPr>
          <w:rFonts w:ascii="Times New Roman" w:hAnsi="Times New Roman"/>
          <w:lang w:val="en-GB"/>
        </w:rPr>
      </w:pPr>
    </w:p>
    <w:p w14:paraId="34701292"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which prompts for the appropriate inputs. </w:t>
      </w:r>
    </w:p>
    <w:p w14:paraId="4A852B67" w14:textId="77777777" w:rsidR="00AF3822" w:rsidRPr="005C667E" w:rsidRDefault="00AF3822" w:rsidP="00AF3822">
      <w:pPr>
        <w:rPr>
          <w:rFonts w:ascii="Times New Roman" w:hAnsi="Times New Roman"/>
          <w:lang w:val="en-GB"/>
        </w:rPr>
      </w:pPr>
    </w:p>
    <w:p w14:paraId="5EEE6909" w14:textId="5EA82C8F" w:rsidR="00B448D9"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w:t>
      </w:r>
      <w:r w:rsidR="00B448D9">
        <w:rPr>
          <w:rFonts w:ascii="Times New Roman" w:hAnsi="Times New Roman"/>
          <w:lang w:val="en-GB"/>
        </w:rPr>
        <w:t>spec data</w:t>
      </w:r>
      <w:r>
        <w:rPr>
          <w:rFonts w:ascii="Times New Roman" w:hAnsi="Times New Roman"/>
          <w:lang w:val="en-GB"/>
        </w:rPr>
        <w:t xml:space="preserve">’ </w:t>
      </w:r>
      <w:r w:rsidR="00B448D9">
        <w:rPr>
          <w:rFonts w:ascii="Times New Roman" w:hAnsi="Times New Roman"/>
          <w:lang w:val="en-GB"/>
        </w:rPr>
        <w:t xml:space="preserve">format is slightly different for </w:t>
      </w:r>
      <w:r w:rsidR="00B448D9" w:rsidRPr="00B448D9">
        <w:rPr>
          <w:rFonts w:ascii="Copperplate Light" w:hAnsi="Copperplate Light"/>
          <w:lang w:val="en-GB"/>
        </w:rPr>
        <w:t>Nemesis</w:t>
      </w:r>
      <w:r w:rsidR="00B448D9">
        <w:rPr>
          <w:rFonts w:ascii="Times New Roman" w:hAnsi="Times New Roman"/>
          <w:lang w:val="en-GB"/>
        </w:rPr>
        <w:t>, where it is instead all on one line.</w:t>
      </w:r>
    </w:p>
    <w:p w14:paraId="0FAC1BB6" w14:textId="77777777" w:rsidR="00AF3822" w:rsidRPr="005C667E" w:rsidRDefault="00AF3822" w:rsidP="00AF3822">
      <w:pPr>
        <w:rPr>
          <w:rFonts w:ascii="Times New Roman" w:hAnsi="Times New Roman"/>
          <w:lang w:val="en-GB"/>
        </w:rPr>
      </w:pPr>
    </w:p>
    <w:p w14:paraId="58AFD7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6CDCE7C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71B583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5B6FAD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7250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A80475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363D77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F10BC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01D6B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3A17E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557599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B8A95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dust spectra </w:t>
      </w:r>
      <w:proofErr w:type="spellStart"/>
      <w:r w:rsidRPr="005C667E">
        <w:rPr>
          <w:rFonts w:ascii="Times New Roman" w:hAnsi="Times New Roman"/>
          <w:lang w:val="en-GB"/>
        </w:rPr>
        <w:t>testdust</w:t>
      </w:r>
      <w:proofErr w:type="spellEnd"/>
    </w:p>
    <w:p w14:paraId="2E90797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79151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1CE04D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nlay</w:t>
      </w:r>
      <w:proofErr w:type="spellEnd"/>
      <w:r w:rsidRPr="005C667E">
        <w:rPr>
          <w:rFonts w:ascii="Times New Roman" w:hAnsi="Times New Roman"/>
          <w:lang w:val="en-GB"/>
        </w:rPr>
        <w:t xml:space="preserve"> 35</w:t>
      </w:r>
    </w:p>
    <w:p w14:paraId="640DBE9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90.</w:t>
      </w:r>
    </w:p>
    <w:p w14:paraId="7E56C40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20.</w:t>
      </w:r>
    </w:p>
    <w:p w14:paraId="61AA7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laytyp</w:t>
      </w:r>
      <w:proofErr w:type="spellEnd"/>
      <w:r w:rsidRPr="005C667E">
        <w:rPr>
          <w:rFonts w:ascii="Times New Roman" w:hAnsi="Times New Roman"/>
          <w:lang w:val="en-GB"/>
        </w:rPr>
        <w:t xml:space="preserve"> 1</w:t>
      </w:r>
    </w:p>
    <w:p w14:paraId="62A2D8E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1C6889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17E8D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atm</w:t>
      </w:r>
      <w:proofErr w:type="spellEnd"/>
    </w:p>
    <w:p w14:paraId="1EF8DF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C9AEB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therm</w:t>
      </w:r>
      <w:proofErr w:type="spellEnd"/>
    </w:p>
    <w:p w14:paraId="6E4E5F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nowf</w:t>
      </w:r>
      <w:proofErr w:type="spellEnd"/>
      <w:r w:rsidRPr="005C667E">
        <w:rPr>
          <w:rFonts w:ascii="Times New Roman" w:hAnsi="Times New Roman"/>
          <w:lang w:val="en-GB"/>
        </w:rPr>
        <w:t xml:space="preserve"> </w:t>
      </w:r>
    </w:p>
    <w:p w14:paraId="4FBFD1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0CE5B0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62ACBBC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lastRenderedPageBreak/>
        <w:t>binbb</w:t>
      </w:r>
      <w:proofErr w:type="spellEnd"/>
    </w:p>
    <w:p w14:paraId="17ABA3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nobroad</w:t>
      </w:r>
      <w:proofErr w:type="spellEnd"/>
    </w:p>
    <w:p w14:paraId="2EA364D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4D60264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reflatm</w:t>
      </w:r>
      <w:proofErr w:type="spellEnd"/>
    </w:p>
    <w:p w14:paraId="7CA8748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658AAA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13C7F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7A43AF7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1B051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3431E9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9E5C6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7F0ABE4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A31F02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pmr</w:t>
      </w:r>
      <w:proofErr w:type="spell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48D7A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153F581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3A24389C" w14:textId="77777777" w:rsidR="00AF3822" w:rsidRPr="005C667E" w:rsidRDefault="00AF3822" w:rsidP="00AF3822">
      <w:pPr>
        <w:rPr>
          <w:rFonts w:ascii="Times New Roman" w:hAnsi="Times New Roman"/>
          <w:lang w:val="en-GB"/>
        </w:rPr>
      </w:pPr>
    </w:p>
    <w:p w14:paraId="1A9C9DF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0565497B" w14:textId="77777777" w:rsidR="00AF3822" w:rsidRPr="005C667E" w:rsidRDefault="00AF3822" w:rsidP="00AF3822">
      <w:pPr>
        <w:rPr>
          <w:rFonts w:ascii="Times New Roman" w:hAnsi="Times New Roman"/>
          <w:lang w:val="en-GB"/>
        </w:rPr>
      </w:pPr>
    </w:p>
    <w:p w14:paraId="19C096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C475F2F"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291B581B" w14:textId="77777777" w:rsidR="00AF3822" w:rsidRDefault="00AF3822" w:rsidP="00AF3822">
      <w:pPr>
        <w:rPr>
          <w:rFonts w:ascii="Times New Roman" w:hAnsi="Times New Roman"/>
          <w:lang w:val="en-GB"/>
        </w:rPr>
      </w:pPr>
    </w:p>
    <w:p w14:paraId="190FC8F8"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0D9D9EAD" w14:textId="77777777" w:rsidR="00AF3822" w:rsidRDefault="00AF3822" w:rsidP="00AF3822">
      <w:pPr>
        <w:rPr>
          <w:rFonts w:ascii="Times New Roman" w:hAnsi="Times New Roman"/>
          <w:lang w:val="en-GB"/>
        </w:rPr>
      </w:pPr>
    </w:p>
    <w:p w14:paraId="72DCF86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second parameter line is the spectral model type ICONV followed by two parameters PAR1 and PAR2 which define additional information for the </w:t>
      </w:r>
      <w:proofErr w:type="gramStart"/>
      <w:r w:rsidRPr="005C667E">
        <w:rPr>
          <w:rFonts w:ascii="Times New Roman" w:hAnsi="Times New Roman"/>
          <w:lang w:val="en-GB"/>
        </w:rPr>
        <w:t>particular spectral</w:t>
      </w:r>
      <w:proofErr w:type="gramEnd"/>
      <w:r w:rsidRPr="005C667E">
        <w:rPr>
          <w:rFonts w:ascii="Times New Roman" w:hAnsi="Times New Roman"/>
          <w:lang w:val="en-GB"/>
        </w:rPr>
        <w:t xml:space="preserve"> model</w:t>
      </w:r>
      <w:r>
        <w:rPr>
          <w:rFonts w:ascii="Times New Roman" w:hAnsi="Times New Roman"/>
          <w:lang w:val="en-GB"/>
        </w:rPr>
        <w:t xml:space="preserve"> used</w:t>
      </w:r>
      <w:r w:rsidRPr="005C667E">
        <w:rPr>
          <w:rFonts w:ascii="Times New Roman" w:hAnsi="Times New Roman"/>
          <w:lang w:val="en-GB"/>
        </w:rPr>
        <w:t xml:space="preserve">. </w:t>
      </w:r>
    </w:p>
    <w:p w14:paraId="2231C7E2" w14:textId="77777777" w:rsidR="00AF3822" w:rsidRPr="005C667E" w:rsidRDefault="00AF3822" w:rsidP="00AF3822">
      <w:pPr>
        <w:rPr>
          <w:rFonts w:ascii="Times New Roman" w:hAnsi="Times New Roman"/>
          <w:lang w:val="en-GB"/>
        </w:rPr>
      </w:pPr>
    </w:p>
    <w:p w14:paraId="6ACDDB6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7665ED81" w14:textId="77777777" w:rsidR="00AF3822" w:rsidRPr="005C667E" w:rsidRDefault="00AF3822" w:rsidP="00AF3822">
      <w:pPr>
        <w:rPr>
          <w:rFonts w:ascii="Times New Roman" w:hAnsi="Times New Roman"/>
          <w:lang w:val="en-GB"/>
        </w:rPr>
      </w:pPr>
    </w:p>
    <w:p w14:paraId="3F5562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49C2E710" w14:textId="77777777" w:rsidR="00AF3822" w:rsidRPr="005C667E" w:rsidRDefault="00AF3822" w:rsidP="00AF3822">
      <w:pPr>
        <w:rPr>
          <w:rFonts w:ascii="Times New Roman" w:hAnsi="Times New Roman"/>
          <w:lang w:val="en-GB"/>
        </w:rPr>
      </w:pPr>
    </w:p>
    <w:p w14:paraId="55272D4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5B00B5D0" w14:textId="77777777" w:rsidR="00AF3822" w:rsidRDefault="00AF3822" w:rsidP="00AF3822">
      <w:pPr>
        <w:rPr>
          <w:rFonts w:ascii="Times New Roman" w:hAnsi="Times New Roman"/>
          <w:lang w:val="en-GB"/>
        </w:rPr>
      </w:pPr>
    </w:p>
    <w:p w14:paraId="454BC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08577FF6" w14:textId="77777777" w:rsidR="00AF3822" w:rsidRDefault="00AF3822" w:rsidP="00AF3822">
      <w:pPr>
        <w:rPr>
          <w:rFonts w:ascii="Times New Roman" w:hAnsi="Times New Roman"/>
          <w:lang w:val="en-GB"/>
        </w:rPr>
      </w:pPr>
    </w:p>
    <w:p w14:paraId="1FD4C3F4" w14:textId="6F40757D"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sidR="007C1C0C">
        <w:rPr>
          <w:rFonts w:ascii="Times New Roman" w:hAnsi="Times New Roman"/>
          <w:u w:val="single"/>
          <w:lang w:val="en-GB"/>
        </w:rPr>
        <w:t>f</w:t>
      </w:r>
      <w:r>
        <w:rPr>
          <w:rFonts w:ascii="Times New Roman" w:hAnsi="Times New Roman"/>
          <w:u w:val="single"/>
          <w:lang w:val="en-GB"/>
        </w:rPr>
        <w:t>n</w:t>
      </w:r>
      <w:r w:rsidR="007C1C0C">
        <w:rPr>
          <w:rFonts w:ascii="Times New Roman" w:hAnsi="Times New Roman"/>
          <w:u w:val="single"/>
          <w:lang w:val="en-GB"/>
        </w:rPr>
        <w:t>k</w:t>
      </w:r>
      <w:r w:rsidRPr="00AD2560">
        <w:rPr>
          <w:rFonts w:ascii="Times New Roman" w:hAnsi="Times New Roman"/>
          <w:u w:val="single"/>
          <w:lang w:val="en-GB"/>
        </w:rPr>
        <w:t>table</w:t>
      </w:r>
      <w:proofErr w:type="spellEnd"/>
      <w:r w:rsidRPr="005C667E">
        <w:rPr>
          <w:rFonts w:ascii="Times New Roman" w:hAnsi="Times New Roman"/>
          <w:lang w:val="en-GB"/>
        </w:rPr>
        <w:t>.</w:t>
      </w:r>
    </w:p>
    <w:p w14:paraId="406E3B56" w14:textId="77777777" w:rsidR="00AF3822" w:rsidRDefault="00AF3822" w:rsidP="00AF3822">
      <w:pPr>
        <w:rPr>
          <w:rFonts w:ascii="Times New Roman" w:hAnsi="Times New Roman"/>
          <w:lang w:val="en-GB"/>
        </w:rPr>
      </w:pPr>
    </w:p>
    <w:p w14:paraId="5FE727F5" w14:textId="77777777" w:rsidR="00AF3822" w:rsidRPr="005C667E" w:rsidRDefault="00AF3822" w:rsidP="00AF3822">
      <w:pPr>
        <w:rPr>
          <w:rFonts w:ascii="Times New Roman" w:hAnsi="Times New Roman"/>
          <w:lang w:val="en-GB"/>
        </w:rPr>
      </w:pPr>
    </w:p>
    <w:p w14:paraId="41F4DA6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696BEA60" w14:textId="77777777" w:rsidR="00AF3822" w:rsidRPr="005C667E" w:rsidRDefault="00AF3822" w:rsidP="00AF3822">
      <w:pPr>
        <w:rPr>
          <w:rFonts w:ascii="Times New Roman" w:hAnsi="Times New Roman"/>
          <w:lang w:val="en-GB"/>
        </w:rPr>
      </w:pPr>
    </w:p>
    <w:p w14:paraId="6C0B4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075D798D" w14:textId="77777777" w:rsidR="00AF3822" w:rsidRPr="005C667E" w:rsidRDefault="00AF3822" w:rsidP="00AF3822">
      <w:pPr>
        <w:rPr>
          <w:rFonts w:ascii="Times New Roman" w:hAnsi="Times New Roman"/>
          <w:lang w:val="en-GB"/>
        </w:rPr>
      </w:pPr>
    </w:p>
    <w:p w14:paraId="280CD09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 xml:space="preserve">’. They contain the pressure, </w:t>
      </w:r>
      <w:proofErr w:type="gramStart"/>
      <w:r w:rsidRPr="005C667E">
        <w:rPr>
          <w:rFonts w:ascii="Times New Roman" w:hAnsi="Times New Roman"/>
          <w:lang w:val="en-GB"/>
        </w:rPr>
        <w:t>temperature</w:t>
      </w:r>
      <w:proofErr w:type="gramEnd"/>
      <w:r w:rsidRPr="005C667E">
        <w:rPr>
          <w:rFonts w:ascii="Times New Roman" w:hAnsi="Times New Roman"/>
          <w:lang w:val="en-GB"/>
        </w:rPr>
        <w:t xml:space="preserv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0EAB1DCE" w14:textId="77777777" w:rsidR="00AF3822" w:rsidRPr="005C667E" w:rsidRDefault="00AF3822" w:rsidP="00AF3822">
      <w:pPr>
        <w:rPr>
          <w:rFonts w:ascii="Times New Roman" w:hAnsi="Times New Roman"/>
          <w:u w:val="single"/>
          <w:lang w:val="en-GB"/>
        </w:rPr>
      </w:pPr>
    </w:p>
    <w:p w14:paraId="55A31F5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6DF6D6C0" w14:textId="77777777" w:rsidR="00AF3822" w:rsidRPr="005C667E" w:rsidRDefault="00AF3822" w:rsidP="00AF3822">
      <w:pPr>
        <w:rPr>
          <w:rFonts w:ascii="Times New Roman" w:hAnsi="Times New Roman"/>
          <w:lang w:val="en-GB"/>
        </w:rPr>
      </w:pPr>
    </w:p>
    <w:p w14:paraId="319964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4BC2F2F" w14:textId="77777777" w:rsidR="00AF3822" w:rsidRPr="005C667E" w:rsidRDefault="00AF3822" w:rsidP="00AF3822">
      <w:pPr>
        <w:rPr>
          <w:rFonts w:ascii="Times New Roman" w:hAnsi="Times New Roman"/>
          <w:lang w:val="en-GB"/>
        </w:rPr>
      </w:pPr>
    </w:p>
    <w:p w14:paraId="226B18C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01A384E9" w14:textId="77777777" w:rsidR="00AF3822" w:rsidRPr="005C667E" w:rsidRDefault="00AF3822" w:rsidP="00AF3822">
      <w:pPr>
        <w:rPr>
          <w:rFonts w:ascii="Times New Roman" w:hAnsi="Times New Roman"/>
          <w:lang w:val="en-GB"/>
        </w:rPr>
      </w:pPr>
    </w:p>
    <w:p w14:paraId="792E8B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file. This file has the following form:</w:t>
      </w:r>
    </w:p>
    <w:p w14:paraId="09AE6C31" w14:textId="77777777" w:rsidR="00AF3822" w:rsidRPr="005C667E" w:rsidRDefault="00AF3822" w:rsidP="00AF3822">
      <w:pPr>
        <w:rPr>
          <w:rFonts w:ascii="Times New Roman" w:hAnsi="Times New Roman"/>
          <w:lang w:val="en-GB"/>
        </w:rPr>
      </w:pPr>
    </w:p>
    <w:p w14:paraId="03793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C999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0B7CFE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54DD2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258896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03F07924" w14:textId="77777777" w:rsidR="00AF3822" w:rsidRPr="005C667E" w:rsidRDefault="00AF3822" w:rsidP="00AF3822">
      <w:pPr>
        <w:rPr>
          <w:rFonts w:ascii="Times New Roman" w:hAnsi="Times New Roman"/>
          <w:lang w:val="en-GB"/>
        </w:rPr>
      </w:pPr>
    </w:p>
    <w:p w14:paraId="3B6411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08FE4B89" w14:textId="16E83965"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1EA489AF" w14:textId="77777777" w:rsidR="00AF3822" w:rsidRPr="005C667E" w:rsidRDefault="00AF3822" w:rsidP="00AF3822">
      <w:pPr>
        <w:rPr>
          <w:rFonts w:ascii="Times New Roman" w:hAnsi="Times New Roman"/>
          <w:lang w:val="en-GB"/>
        </w:rPr>
      </w:pPr>
    </w:p>
    <w:p w14:paraId="2942B9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FE340D0" w14:textId="77777777" w:rsidR="00AF3822" w:rsidRPr="005C667E" w:rsidRDefault="00AF3822" w:rsidP="00AF3822">
      <w:pPr>
        <w:rPr>
          <w:rFonts w:ascii="Times New Roman" w:hAnsi="Times New Roman"/>
          <w:lang w:val="en-GB"/>
        </w:rPr>
      </w:pPr>
    </w:p>
    <w:p w14:paraId="4C3A609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xml:space="preserve">. Path splits the atmosphere into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layers. This is separate from calculations of the atmospheric paths so that you can have several paths through the same set of layers (</w:t>
      </w:r>
      <w:r w:rsidR="00BC7BA9">
        <w:rPr>
          <w:rFonts w:ascii="Times New Roman" w:hAnsi="Times New Roman"/>
          <w:lang w:val="en-GB"/>
        </w:rPr>
        <w:t>e.g.,</w:t>
      </w:r>
      <w:r w:rsidRPr="005C667E">
        <w:rPr>
          <w:rFonts w:ascii="Times New Roman" w:hAnsi="Times New Roman"/>
          <w:lang w:val="en-GB"/>
        </w:rPr>
        <w:t xml:space="preserve"> for multiple tangent heights). There are multiple parameters on additional lines each defined by additional keywords. The keywords are:</w:t>
      </w:r>
    </w:p>
    <w:p w14:paraId="7698C34B" w14:textId="77777777" w:rsidR="00AF3822" w:rsidRPr="005C667E" w:rsidRDefault="00AF3822" w:rsidP="00AF3822">
      <w:pPr>
        <w:rPr>
          <w:rFonts w:ascii="Times New Roman" w:hAnsi="Times New Roman"/>
          <w:lang w:val="en-GB"/>
        </w:rPr>
      </w:pPr>
    </w:p>
    <w:p w14:paraId="5D88FBC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w:t>
      </w:r>
      <w:proofErr w:type="spellEnd"/>
      <w:r w:rsidRPr="005C667E">
        <w:rPr>
          <w:rFonts w:ascii="Times New Roman" w:hAnsi="Times New Roman"/>
          <w:lang w:val="en-GB"/>
        </w:rPr>
        <w:t xml:space="preserve"> followed by the number of layers to split the atmosphere into.</w:t>
      </w:r>
    </w:p>
    <w:p w14:paraId="6B309C2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42E32BE1"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20173B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laytyp</w:t>
      </w:r>
      <w:proofErr w:type="spellEnd"/>
      <w:r w:rsidRPr="005C667E">
        <w:rPr>
          <w:rFonts w:ascii="Times New Roman" w:hAnsi="Times New Roman"/>
          <w:lang w:val="en-GB"/>
        </w:rPr>
        <w:t xml:space="preserve"> followed by an integer specifying the layering type.</w:t>
      </w:r>
    </w:p>
    <w:p w14:paraId="3641D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17D4DDC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5C4CAAE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04444B30" w14:textId="77777777"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r w:rsidR="00EB7F74">
        <w:rPr>
          <w:rFonts w:ascii="Times New Roman" w:hAnsi="Times New Roman"/>
          <w:lang w:val="en-GB"/>
        </w:rPr>
        <w:t>layers</w:t>
      </w:r>
    </w:p>
    <w:p w14:paraId="4B0534EC" w14:textId="77777777" w:rsidR="00EB7F74" w:rsidRDefault="00EB7F74" w:rsidP="00AF3822">
      <w:pPr>
        <w:rPr>
          <w:rFonts w:ascii="Times New Roman" w:hAnsi="Times New Roman"/>
          <w:lang w:val="en-GB"/>
        </w:rPr>
      </w:pPr>
      <w:r>
        <w:rPr>
          <w:rFonts w:ascii="Times New Roman" w:hAnsi="Times New Roman"/>
          <w:lang w:val="en-GB"/>
        </w:rPr>
        <w:tab/>
        <w:t>4=split at pressure levels read in from a file called ‘</w:t>
      </w:r>
      <w:proofErr w:type="spellStart"/>
      <w:r>
        <w:rPr>
          <w:rFonts w:ascii="Times New Roman" w:hAnsi="Times New Roman"/>
          <w:lang w:val="en-GB"/>
        </w:rPr>
        <w:t>pressure.lay</w:t>
      </w:r>
      <w:proofErr w:type="spellEnd"/>
      <w:r>
        <w:rPr>
          <w:rFonts w:ascii="Times New Roman" w:hAnsi="Times New Roman"/>
          <w:lang w:val="en-GB"/>
        </w:rPr>
        <w:t>’</w:t>
      </w:r>
    </w:p>
    <w:p w14:paraId="21CC1C53" w14:textId="77777777"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w:t>
      </w:r>
      <w:proofErr w:type="spellStart"/>
      <w:r>
        <w:rPr>
          <w:rFonts w:ascii="Times New Roman" w:hAnsi="Times New Roman"/>
          <w:lang w:val="en-GB"/>
        </w:rPr>
        <w:t>height.lay</w:t>
      </w:r>
      <w:proofErr w:type="spellEnd"/>
      <w:r>
        <w:rPr>
          <w:rFonts w:ascii="Times New Roman" w:hAnsi="Times New Roman"/>
          <w:lang w:val="en-GB"/>
        </w:rPr>
        <w:t>’</w:t>
      </w:r>
    </w:p>
    <w:p w14:paraId="2E6766C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w:t>
      </w:r>
      <w:proofErr w:type="gramStart"/>
      <w:r w:rsidRPr="005C667E">
        <w:rPr>
          <w:rFonts w:ascii="Times New Roman" w:hAnsi="Times New Roman"/>
          <w:lang w:val="en-GB"/>
        </w:rPr>
        <w:t>pressure</w:t>
      </w:r>
      <w:proofErr w:type="gramEnd"/>
      <w:r w:rsidRPr="005C667E">
        <w:rPr>
          <w:rFonts w:ascii="Times New Roman" w:hAnsi="Times New Roman"/>
          <w:lang w:val="en-GB"/>
        </w:rPr>
        <w:t xml:space="preserve"> and temperature vertically over the layer. </w:t>
      </w:r>
    </w:p>
    <w:p w14:paraId="4FDEDD3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3D8BF8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1D37606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707A0D28" w14:textId="65EE8A44" w:rsidR="00AF3822" w:rsidRPr="005C667E" w:rsidRDefault="00AF3822" w:rsidP="00AF3822">
      <w:pPr>
        <w:rPr>
          <w:rFonts w:ascii="Times New Roman" w:hAnsi="Times New Roman"/>
          <w:lang w:val="en-GB"/>
        </w:rPr>
      </w:pPr>
      <w:r w:rsidRPr="005C667E">
        <w:rPr>
          <w:rFonts w:ascii="Times New Roman" w:hAnsi="Times New Roman"/>
          <w:lang w:val="en-GB"/>
        </w:rPr>
        <w:t>1 is usually better</w:t>
      </w:r>
      <w:r w:rsidR="007C1C0C">
        <w:rPr>
          <w:rFonts w:ascii="Times New Roman" w:hAnsi="Times New Roman"/>
          <w:lang w:val="en-GB"/>
        </w:rPr>
        <w:t>,</w:t>
      </w:r>
      <w:r w:rsidRPr="005C667E">
        <w:rPr>
          <w:rFonts w:ascii="Times New Roman" w:hAnsi="Times New Roman"/>
          <w:lang w:val="en-GB"/>
        </w:rPr>
        <w:t xml:space="preserve"> but 0 is useful for intercomparisons.</w:t>
      </w:r>
    </w:p>
    <w:p w14:paraId="1557AB26" w14:textId="77777777" w:rsidR="00AF3822" w:rsidRPr="005C667E" w:rsidRDefault="00AF3822" w:rsidP="00AF3822">
      <w:pPr>
        <w:rPr>
          <w:rFonts w:ascii="Times New Roman" w:hAnsi="Times New Roman"/>
          <w:lang w:val="en-GB"/>
        </w:rPr>
      </w:pPr>
    </w:p>
    <w:p w14:paraId="5F4D8EC5" w14:textId="7BA699F2"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r w:rsidR="007C1C0C">
        <w:rPr>
          <w:rFonts w:ascii="Times New Roman" w:hAnsi="Times New Roman"/>
          <w:lang w:val="en-GB"/>
        </w:rPr>
        <w:t>.</w:t>
      </w:r>
    </w:p>
    <w:p w14:paraId="416CC902" w14:textId="77777777" w:rsidR="007C1C0C" w:rsidRDefault="007C1C0C" w:rsidP="00AF3822">
      <w:pPr>
        <w:rPr>
          <w:rFonts w:ascii="Times New Roman" w:hAnsi="Times New Roman"/>
          <w:lang w:val="en-GB"/>
        </w:rPr>
      </w:pPr>
    </w:p>
    <w:p w14:paraId="3D6AFDB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4C947A19" w14:textId="77777777" w:rsidR="00AF3822" w:rsidRPr="005C667E" w:rsidRDefault="00AF3822" w:rsidP="00AF3822">
      <w:pPr>
        <w:rPr>
          <w:rFonts w:ascii="Times New Roman" w:hAnsi="Times New Roman"/>
          <w:lang w:val="en-GB"/>
        </w:rPr>
      </w:pPr>
    </w:p>
    <w:p w14:paraId="771CED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proofErr w:type="gramStart"/>
      <w:r w:rsidRPr="003364D5">
        <w:rPr>
          <w:rFonts w:ascii="Times New Roman" w:hAnsi="Times New Roman"/>
          <w:b/>
          <w:lang w:val="en-GB"/>
        </w:rPr>
        <w:t>layer</w:t>
      </w:r>
      <w:r>
        <w:rPr>
          <w:rFonts w:ascii="Times New Roman" w:hAnsi="Times New Roman"/>
          <w:lang w:val="en-GB"/>
        </w:rPr>
        <w:t>, but</w:t>
      </w:r>
      <w:proofErr w:type="gramEnd"/>
      <w:r>
        <w:rPr>
          <w:rFonts w:ascii="Times New Roman" w:hAnsi="Times New Roman"/>
          <w:lang w:val="en-GB"/>
        </w:rPr>
        <w:t xml:space="preserve"> tailored for cloudy atmospheres such as that of Jupiter’s. Subsequent </w:t>
      </w:r>
      <w:r w:rsidRPr="005C667E">
        <w:rPr>
          <w:rFonts w:ascii="Times New Roman" w:hAnsi="Times New Roman"/>
          <w:lang w:val="en-GB"/>
        </w:rPr>
        <w:t>keywords are:</w:t>
      </w:r>
    </w:p>
    <w:p w14:paraId="2BCC0D24" w14:textId="77777777" w:rsidR="00AF3822" w:rsidRPr="005C667E" w:rsidRDefault="00AF3822" w:rsidP="00AF3822">
      <w:pPr>
        <w:rPr>
          <w:rFonts w:ascii="Times New Roman" w:hAnsi="Times New Roman"/>
          <w:lang w:val="en-GB"/>
        </w:rPr>
      </w:pPr>
    </w:p>
    <w:p w14:paraId="4E20E2A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w:t>
      </w:r>
      <w:proofErr w:type="gramStart"/>
      <w:r w:rsidRPr="005C667E">
        <w:rPr>
          <w:rFonts w:ascii="Times New Roman" w:hAnsi="Times New Roman"/>
          <w:lang w:val="en-GB"/>
        </w:rPr>
        <w:t>pressure</w:t>
      </w:r>
      <w:proofErr w:type="gramEnd"/>
      <w:r w:rsidRPr="005C667E">
        <w:rPr>
          <w:rFonts w:ascii="Times New Roman" w:hAnsi="Times New Roman"/>
          <w:lang w:val="en-GB"/>
        </w:rPr>
        <w:t xml:space="preserve"> and temperature vertically over the layer. </w:t>
      </w:r>
    </w:p>
    <w:p w14:paraId="5EA368C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DF73A7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5089B19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39D422" w14:textId="06D53CF1" w:rsidR="00AF3822" w:rsidRPr="005C667E" w:rsidRDefault="00AF3822" w:rsidP="007C1C0C">
      <w:pPr>
        <w:ind w:left="284"/>
        <w:rPr>
          <w:rFonts w:ascii="Times New Roman" w:hAnsi="Times New Roman"/>
          <w:lang w:val="en-GB"/>
        </w:rPr>
      </w:pPr>
      <w:r w:rsidRPr="005C667E">
        <w:rPr>
          <w:rFonts w:ascii="Times New Roman" w:hAnsi="Times New Roman"/>
          <w:lang w:val="en-GB"/>
        </w:rPr>
        <w:t>1 is usually better but 0 is useful for intercomparisons.</w:t>
      </w:r>
    </w:p>
    <w:p w14:paraId="42423286" w14:textId="3D8F8D9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w:t>
      </w:r>
      <w:r w:rsidR="007C1C0C">
        <w:rPr>
          <w:rFonts w:ascii="Times New Roman" w:hAnsi="Times New Roman"/>
          <w:lang w:val="en-GB"/>
        </w:rPr>
        <w:t>,</w:t>
      </w:r>
      <w:r w:rsidRPr="005C667E">
        <w:rPr>
          <w:rFonts w:ascii="Times New Roman" w:hAnsi="Times New Roman"/>
          <w:lang w:val="en-GB"/>
        </w:rPr>
        <w:t xml:space="preserve"> you'd use zero for nadir calculations but 90 for limb. The stored layers are scaled by the cosine of this angle so that they're always </w:t>
      </w:r>
      <w:proofErr w:type="gramStart"/>
      <w:r w:rsidRPr="005C667E">
        <w:rPr>
          <w:rFonts w:ascii="Times New Roman" w:hAnsi="Times New Roman"/>
          <w:lang w:val="en-GB"/>
        </w:rPr>
        <w:t>similar to</w:t>
      </w:r>
      <w:proofErr w:type="gramEnd"/>
      <w:r w:rsidRPr="005C667E">
        <w:rPr>
          <w:rFonts w:ascii="Times New Roman" w:hAnsi="Times New Roman"/>
          <w:lang w:val="en-GB"/>
        </w:rPr>
        <w:t xml:space="preserve">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09ED1369" w14:textId="4737C1DB"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nlaybot</w:t>
      </w:r>
      <w:proofErr w:type="spellEnd"/>
      <w:r w:rsidRPr="005C667E">
        <w:rPr>
          <w:rFonts w:ascii="Times New Roman" w:hAnsi="Times New Roman"/>
          <w:lang w:val="en-GB"/>
        </w:rPr>
        <w:t xml:space="preserve"> followed by the number of clear gas layers from the base of the profile to the bottom of the first cloud.</w:t>
      </w:r>
    </w:p>
    <w:p w14:paraId="2ABF3EB7" w14:textId="4114CCE5"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nlayg</w:t>
      </w:r>
      <w:proofErr w:type="spellEnd"/>
      <w:r w:rsidRPr="005C667E">
        <w:rPr>
          <w:rFonts w:ascii="Times New Roman" w:hAnsi="Times New Roman"/>
          <w:lang w:val="en-GB"/>
        </w:rPr>
        <w:t xml:space="preserve"> followed by the number of clear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between cloud layers</w:t>
      </w:r>
    </w:p>
    <w:p w14:paraId="7306FA3F" w14:textId="56053AF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nlaytop</w:t>
      </w:r>
      <w:proofErr w:type="spellEnd"/>
      <w:r w:rsidRPr="005C667E">
        <w:rPr>
          <w:rFonts w:ascii="Times New Roman" w:hAnsi="Times New Roman"/>
          <w:lang w:val="en-GB"/>
        </w:rPr>
        <w:t xml:space="preserve"> followed by the number of clear gas layers from the top of the last cloud layer to the top of the profile.</w:t>
      </w:r>
    </w:p>
    <w:p w14:paraId="436002A8" w14:textId="21B4046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552CD7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ncloud</w:t>
      </w:r>
      <w:proofErr w:type="spellEnd"/>
      <w:r w:rsidRPr="005C667E">
        <w:rPr>
          <w:rFonts w:ascii="Times New Roman" w:hAnsi="Times New Roman"/>
          <w:lang w:val="en-GB"/>
        </w:rPr>
        <w:t xml:space="preserve"> followed by the number of main </w:t>
      </w:r>
      <w:proofErr w:type="gramStart"/>
      <w:r w:rsidRPr="005C667E">
        <w:rPr>
          <w:rFonts w:ascii="Times New Roman" w:hAnsi="Times New Roman"/>
          <w:lang w:val="en-GB"/>
        </w:rPr>
        <w:t>cloud</w:t>
      </w:r>
      <w:proofErr w:type="gramEnd"/>
      <w:r w:rsidRPr="005C667E">
        <w:rPr>
          <w:rFonts w:ascii="Times New Roman" w:hAnsi="Times New Roman"/>
          <w:lang w:val="en-GB"/>
        </w:rPr>
        <w:t xml:space="preserve"> decks</w:t>
      </w:r>
    </w:p>
    <w:p w14:paraId="64A0E6F4"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0BC91C99" w14:textId="1219A1C3"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616AD3BF" w14:textId="66B0EF9E"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ther cloud decks</w:t>
      </w:r>
      <w:r w:rsidR="007C1C0C">
        <w:rPr>
          <w:rFonts w:ascii="Times New Roman" w:hAnsi="Times New Roman"/>
          <w:lang w:val="en-GB"/>
        </w:rPr>
        <w:t>,</w:t>
      </w:r>
      <w:r w:rsidRPr="005C667E">
        <w:rPr>
          <w:rFonts w:ascii="Times New Roman" w:hAnsi="Times New Roman"/>
          <w:lang w:val="en-GB"/>
        </w:rPr>
        <w:t xml:space="preserve"> </w:t>
      </w:r>
      <w:proofErr w:type="gramStart"/>
      <w:r w:rsidR="007C1C0C">
        <w:rPr>
          <w:rFonts w:ascii="Times New Roman" w:hAnsi="Times New Roman"/>
          <w:lang w:val="en-GB"/>
        </w:rPr>
        <w:t>e</w:t>
      </w:r>
      <w:r w:rsidRPr="005C667E">
        <w:rPr>
          <w:rFonts w:ascii="Times New Roman" w:hAnsi="Times New Roman"/>
          <w:lang w:val="en-GB"/>
        </w:rPr>
        <w:t>.g.</w:t>
      </w:r>
      <w:r w:rsidR="007C1C0C">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w:t>
      </w:r>
    </w:p>
    <w:p w14:paraId="5A4A2FBC" w14:textId="77777777" w:rsidR="00AF3822" w:rsidRDefault="00AF3822" w:rsidP="00AF3822">
      <w:pPr>
        <w:rPr>
          <w:rFonts w:ascii="Times New Roman" w:hAnsi="Times New Roman"/>
          <w:lang w:val="en-GB"/>
        </w:rPr>
      </w:pPr>
    </w:p>
    <w:p w14:paraId="6B1627F8" w14:textId="741011D1" w:rsidR="00E97D25" w:rsidRDefault="00E97D25" w:rsidP="00AF3822">
      <w:pPr>
        <w:rPr>
          <w:rFonts w:ascii="Times New Roman" w:hAnsi="Times New Roman"/>
          <w:lang w:val="en-GB"/>
        </w:rPr>
      </w:pPr>
    </w:p>
    <w:p w14:paraId="278883A0" w14:textId="3B2E5EFA" w:rsidR="007C1C0C" w:rsidRDefault="007C1C0C" w:rsidP="00AF3822">
      <w:pPr>
        <w:rPr>
          <w:rFonts w:ascii="Times New Roman" w:hAnsi="Times New Roman"/>
          <w:lang w:val="en-GB"/>
        </w:rPr>
      </w:pPr>
    </w:p>
    <w:p w14:paraId="7CFE6C17" w14:textId="4785B54D" w:rsidR="007C1C0C" w:rsidRDefault="007C1C0C" w:rsidP="00AF3822">
      <w:pPr>
        <w:rPr>
          <w:rFonts w:ascii="Times New Roman" w:hAnsi="Times New Roman"/>
          <w:lang w:val="en-GB"/>
        </w:rPr>
      </w:pPr>
    </w:p>
    <w:p w14:paraId="6F892A0E" w14:textId="7C1F482E" w:rsidR="007C1C0C" w:rsidRDefault="007C1C0C" w:rsidP="00AF3822">
      <w:pPr>
        <w:rPr>
          <w:rFonts w:ascii="Times New Roman" w:hAnsi="Times New Roman"/>
          <w:lang w:val="en-GB"/>
        </w:rPr>
      </w:pPr>
    </w:p>
    <w:p w14:paraId="5720F888" w14:textId="26EB61EF" w:rsidR="007C1C0C" w:rsidRDefault="007C1C0C" w:rsidP="00AF3822">
      <w:pPr>
        <w:rPr>
          <w:rFonts w:ascii="Times New Roman" w:hAnsi="Times New Roman"/>
          <w:lang w:val="en-GB"/>
        </w:rPr>
      </w:pPr>
    </w:p>
    <w:p w14:paraId="2F18D036" w14:textId="65F87EE8" w:rsidR="007C1C0C" w:rsidRDefault="007C1C0C" w:rsidP="00AF3822">
      <w:pPr>
        <w:rPr>
          <w:rFonts w:ascii="Times New Roman" w:hAnsi="Times New Roman"/>
          <w:lang w:val="en-GB"/>
        </w:rPr>
      </w:pPr>
    </w:p>
    <w:p w14:paraId="09297B94" w14:textId="77777777" w:rsidR="007C1C0C" w:rsidRDefault="007C1C0C" w:rsidP="00AF3822">
      <w:pPr>
        <w:rPr>
          <w:rFonts w:ascii="Times New Roman" w:hAnsi="Times New Roman"/>
          <w:lang w:val="en-GB"/>
        </w:rPr>
      </w:pPr>
    </w:p>
    <w:p w14:paraId="4C084BC8" w14:textId="77777777" w:rsidR="00E97D25" w:rsidRDefault="00E97D25" w:rsidP="00AF3822">
      <w:pPr>
        <w:rPr>
          <w:rFonts w:ascii="Times New Roman" w:hAnsi="Times New Roman"/>
          <w:lang w:val="en-GB"/>
        </w:rPr>
      </w:pPr>
    </w:p>
    <w:p w14:paraId="755006B4" w14:textId="77777777" w:rsidR="00E97D25" w:rsidRDefault="00E97D25" w:rsidP="00AF3822">
      <w:pPr>
        <w:rPr>
          <w:rFonts w:ascii="Times New Roman" w:hAnsi="Times New Roman"/>
          <w:lang w:val="en-GB"/>
        </w:rPr>
      </w:pPr>
    </w:p>
    <w:p w14:paraId="1A1E196F" w14:textId="77777777" w:rsidR="00E97D25" w:rsidRDefault="00E97D25" w:rsidP="00AF3822">
      <w:pPr>
        <w:rPr>
          <w:rFonts w:ascii="Times New Roman" w:hAnsi="Times New Roman"/>
          <w:lang w:val="en-GB"/>
        </w:rPr>
      </w:pPr>
    </w:p>
    <w:p w14:paraId="0FC27C7C" w14:textId="77777777" w:rsidR="00E97D25" w:rsidRPr="005C667E" w:rsidRDefault="00E97D25" w:rsidP="00AF3822">
      <w:pPr>
        <w:rPr>
          <w:rFonts w:ascii="Times New Roman" w:hAnsi="Times New Roman"/>
          <w:lang w:val="en-GB"/>
        </w:rPr>
      </w:pPr>
    </w:p>
    <w:p w14:paraId="332E6DA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lastRenderedPageBreak/>
        <w:t>nlayer</w:t>
      </w:r>
      <w:proofErr w:type="spellEnd"/>
    </w:p>
    <w:p w14:paraId="17305F0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35BA697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0</w:t>
      </w:r>
    </w:p>
    <w:p w14:paraId="4B6C862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nlaybot</w:t>
      </w:r>
      <w:proofErr w:type="spellEnd"/>
      <w:r w:rsidRPr="005C667E">
        <w:rPr>
          <w:rFonts w:ascii="Times New Roman" w:hAnsi="Times New Roman"/>
          <w:lang w:val="en-GB"/>
        </w:rPr>
        <w:t xml:space="preserve">   8</w:t>
      </w:r>
    </w:p>
    <w:p w14:paraId="1D630EB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nlayg</w:t>
      </w:r>
      <w:proofErr w:type="spellEnd"/>
      <w:r w:rsidRPr="005C667E">
        <w:rPr>
          <w:rFonts w:ascii="Times New Roman" w:hAnsi="Times New Roman"/>
          <w:lang w:val="en-GB"/>
        </w:rPr>
        <w:t xml:space="preserve">   8</w:t>
      </w:r>
    </w:p>
    <w:p w14:paraId="7C382AB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nlaytop</w:t>
      </w:r>
      <w:proofErr w:type="spellEnd"/>
      <w:r w:rsidRPr="005C667E">
        <w:rPr>
          <w:rFonts w:ascii="Times New Roman" w:hAnsi="Times New Roman"/>
          <w:lang w:val="en-GB"/>
        </w:rPr>
        <w:t xml:space="preserve">   8</w:t>
      </w:r>
    </w:p>
    <w:p w14:paraId="11CB9D1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r w:rsidRPr="005C667E">
        <w:rPr>
          <w:rFonts w:ascii="Times New Roman" w:hAnsi="Times New Roman"/>
          <w:lang w:val="en-GB"/>
        </w:rPr>
        <w:t xml:space="preserve">  -</w:t>
      </w:r>
      <w:proofErr w:type="gramEnd"/>
      <w:r w:rsidRPr="005C667E">
        <w:rPr>
          <w:rFonts w:ascii="Times New Roman" w:hAnsi="Times New Roman"/>
          <w:lang w:val="en-GB"/>
        </w:rPr>
        <w:t>90.00</w:t>
      </w:r>
    </w:p>
    <w:p w14:paraId="4B55BFA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ncloud</w:t>
      </w:r>
      <w:proofErr w:type="spellEnd"/>
      <w:r w:rsidRPr="005C667E">
        <w:rPr>
          <w:rFonts w:ascii="Times New Roman" w:hAnsi="Times New Roman"/>
          <w:lang w:val="en-GB"/>
        </w:rPr>
        <w:t xml:space="preserve">   3</w:t>
      </w:r>
    </w:p>
    <w:p w14:paraId="33A5B2F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76CFB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1AA0A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1F47C60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1F83E30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21A9C5D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091755FF" w14:textId="77777777" w:rsidR="00AF3822" w:rsidRPr="005C667E" w:rsidRDefault="00AF3822" w:rsidP="00AF3822">
      <w:pPr>
        <w:rPr>
          <w:rFonts w:ascii="Times New Roman" w:hAnsi="Times New Roman"/>
          <w:lang w:val="en-GB"/>
        </w:rPr>
      </w:pPr>
    </w:p>
    <w:p w14:paraId="5F4AD46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54C3592B" w14:textId="77777777" w:rsidR="00AF3822" w:rsidRPr="005C667E" w:rsidRDefault="00AF3822" w:rsidP="00AF3822">
      <w:pPr>
        <w:rPr>
          <w:rFonts w:ascii="Times New Roman" w:hAnsi="Times New Roman"/>
          <w:lang w:val="en-GB"/>
        </w:rPr>
      </w:pPr>
    </w:p>
    <w:p w14:paraId="6540BA15" w14:textId="77777777" w:rsidR="00AF3822" w:rsidRPr="005C667E" w:rsidRDefault="00AF3822" w:rsidP="00AF3822">
      <w:pPr>
        <w:rPr>
          <w:rFonts w:ascii="Times New Roman" w:hAnsi="Times New Roman"/>
          <w:lang w:val="en-GB"/>
        </w:rPr>
      </w:pPr>
    </w:p>
    <w:p w14:paraId="7F2FB4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4251E21" w14:textId="77777777" w:rsidR="00AF3822" w:rsidRPr="005C667E" w:rsidRDefault="00AF3822" w:rsidP="00AF3822">
      <w:pPr>
        <w:rPr>
          <w:rFonts w:ascii="Times New Roman" w:hAnsi="Times New Roman"/>
          <w:lang w:val="en-GB"/>
        </w:rPr>
      </w:pPr>
    </w:p>
    <w:p w14:paraId="7F01B3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xml:space="preserve">. The keywords </w:t>
      </w:r>
      <w:proofErr w:type="gramStart"/>
      <w:r w:rsidRPr="005C667E">
        <w:rPr>
          <w:rFonts w:ascii="Times New Roman" w:hAnsi="Times New Roman"/>
          <w:lang w:val="en-GB"/>
        </w:rPr>
        <w:t>are</w:t>
      </w:r>
      <w:proofErr w:type="gramEnd"/>
    </w:p>
    <w:p w14:paraId="7F496119" w14:textId="77777777" w:rsidR="00AF3822" w:rsidRPr="005C667E" w:rsidRDefault="00AF3822" w:rsidP="00AF3822">
      <w:pPr>
        <w:rPr>
          <w:rFonts w:ascii="Times New Roman" w:hAnsi="Times New Roman"/>
          <w:lang w:val="en-GB"/>
        </w:rPr>
      </w:pPr>
    </w:p>
    <w:p w14:paraId="3D1EF64A"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67DB589C"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64E34FCE" w14:textId="77777777" w:rsidR="00AF3822"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7F798AB1"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74CAA7F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D9B0F7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60AC31FF"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4906FC92"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2C144D53" w14:textId="77777777" w:rsidR="00EC759D" w:rsidRDefault="00EC759D" w:rsidP="00EC759D">
      <w:pPr>
        <w:rPr>
          <w:rFonts w:ascii="Times New Roman" w:hAnsi="Times New Roman"/>
          <w:lang w:val="en-GB"/>
        </w:rPr>
      </w:pPr>
      <w:r w:rsidRPr="005C667E">
        <w:rPr>
          <w:rFonts w:ascii="Times New Roman" w:hAnsi="Times New Roman"/>
          <w:b/>
          <w:lang w:val="en-GB"/>
        </w:rPr>
        <w:t>(no)</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1E72C4A"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3C9AE322"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1D08576F"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30774943" w14:textId="2CE561E2" w:rsidR="00532767" w:rsidRPr="005C667E" w:rsidRDefault="00532767" w:rsidP="00AF3822">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6B425180" w14:textId="5E18A09D"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w:t>
      </w:r>
      <w:r w:rsidR="007C1C0C">
        <w:rPr>
          <w:rFonts w:ascii="Times New Roman" w:hAnsi="Times New Roman"/>
          <w:lang w:val="en-GB"/>
        </w:rPr>
        <w:t>-</w:t>
      </w:r>
      <w:r w:rsidRPr="005C667E">
        <w:rPr>
          <w:rFonts w:ascii="Times New Roman" w:hAnsi="Times New Roman"/>
          <w:lang w:val="en-GB"/>
        </w:rPr>
        <w:t xml:space="preserve">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6A3D843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550762B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1761F92B" w14:textId="77777777" w:rsidR="00AF3822" w:rsidRPr="005C667E" w:rsidRDefault="00AF3822" w:rsidP="00AF3822">
      <w:pPr>
        <w:rPr>
          <w:rFonts w:ascii="Times New Roman" w:hAnsi="Times New Roman"/>
          <w:lang w:val="en-GB"/>
        </w:rPr>
      </w:pPr>
    </w:p>
    <w:p w14:paraId="24A0AA6F"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r w:rsidR="00532767">
        <w:rPr>
          <w:rFonts w:ascii="Times New Roman" w:hAnsi="Times New Roman"/>
          <w:lang w:val="en-GB"/>
        </w:rPr>
        <w:t>nobotflux</w:t>
      </w:r>
      <w:proofErr w:type="spellEnd"/>
      <w:r w:rsidR="0096285F">
        <w:rPr>
          <w:rFonts w:ascii="Times New Roman" w:hAnsi="Times New Roman"/>
          <w:lang w:val="en-GB"/>
        </w:rPr>
        <w:t>.</w:t>
      </w:r>
    </w:p>
    <w:p w14:paraId="42B72690" w14:textId="77777777" w:rsidR="00AF3822" w:rsidRPr="005C667E" w:rsidRDefault="00AF3822" w:rsidP="00AF3822">
      <w:pPr>
        <w:rPr>
          <w:rFonts w:ascii="Times New Roman" w:hAnsi="Times New Roman"/>
          <w:lang w:val="en-GB"/>
        </w:rPr>
      </w:pPr>
    </w:p>
    <w:p w14:paraId="074F2BAC"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34B124C" w14:textId="77777777" w:rsidR="00AF3822" w:rsidRPr="005C667E" w:rsidRDefault="00AF3822" w:rsidP="00AF3822">
      <w:pPr>
        <w:rPr>
          <w:rFonts w:ascii="Times New Roman" w:hAnsi="Times New Roman"/>
          <w:lang w:val="en-GB"/>
        </w:rPr>
      </w:pPr>
    </w:p>
    <w:p w14:paraId="7209928C" w14:textId="71D69B8C" w:rsidR="00AF3822" w:rsidRDefault="00AF3822" w:rsidP="00AF3822">
      <w:pPr>
        <w:rPr>
          <w:rFonts w:ascii="Times New Roman" w:hAnsi="Times New Roman"/>
          <w:u w:val="single"/>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11A3502" w14:textId="77777777" w:rsidR="007C1C0C" w:rsidRPr="005C667E" w:rsidRDefault="007C1C0C" w:rsidP="00AF3822">
      <w:pPr>
        <w:rPr>
          <w:rFonts w:ascii="Times New Roman" w:hAnsi="Times New Roman"/>
          <w:lang w:val="en-GB"/>
        </w:rPr>
      </w:pPr>
    </w:p>
    <w:p w14:paraId="7447F3C1" w14:textId="75705DF9" w:rsidR="00AF3822"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2D207E6" w14:textId="77777777" w:rsidR="007C1C0C" w:rsidRPr="005C667E" w:rsidRDefault="007C1C0C" w:rsidP="00AF3822">
      <w:pPr>
        <w:rPr>
          <w:rFonts w:ascii="Times New Roman" w:hAnsi="Times New Roman"/>
          <w:lang w:val="en-GB"/>
        </w:rPr>
      </w:pPr>
    </w:p>
    <w:p w14:paraId="075F1D71"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66F921E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w:t>
      </w:r>
      <w:proofErr w:type="gramStart"/>
      <w:r w:rsidRPr="005C667E">
        <w:rPr>
          <w:rFonts w:ascii="Times New Roman" w:hAnsi="Times New Roman"/>
          <w:lang w:val="en-GB"/>
        </w:rPr>
        <w:t>required</w:t>
      </w:r>
      <w:proofErr w:type="gramEnd"/>
    </w:p>
    <w:p w14:paraId="7E97BC44"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w:t>
      </w:r>
      <w:proofErr w:type="gramStart"/>
      <w:r w:rsidRPr="005C667E">
        <w:rPr>
          <w:rFonts w:ascii="Times New Roman" w:hAnsi="Times New Roman"/>
          <w:lang w:val="en-GB"/>
        </w:rPr>
        <w:t>required</w:t>
      </w:r>
      <w:proofErr w:type="gramEnd"/>
    </w:p>
    <w:p w14:paraId="1E1E72DE" w14:textId="77777777" w:rsidR="00AF3822" w:rsidRPr="005C667E" w:rsidRDefault="00AF3822" w:rsidP="00AF3822">
      <w:pPr>
        <w:rPr>
          <w:rFonts w:ascii="Times New Roman" w:hAnsi="Times New Roman"/>
          <w:lang w:val="en-GB"/>
        </w:rPr>
      </w:pPr>
    </w:p>
    <w:p w14:paraId="1129735C" w14:textId="77777777" w:rsidR="00AF3822" w:rsidRPr="005C667E" w:rsidRDefault="00AF3822" w:rsidP="00AF3822">
      <w:pPr>
        <w:rPr>
          <w:rFonts w:ascii="Times New Roman" w:hAnsi="Times New Roman"/>
          <w:lang w:val="en-GB"/>
        </w:rPr>
      </w:pPr>
    </w:p>
    <w:p w14:paraId="7E3B598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45E75ADA" w14:textId="77777777" w:rsidR="00AF3822" w:rsidRPr="005C667E" w:rsidRDefault="00AF3822" w:rsidP="00AF3822">
      <w:pPr>
        <w:rPr>
          <w:rFonts w:ascii="Times New Roman" w:hAnsi="Times New Roman"/>
          <w:lang w:val="en-GB"/>
        </w:rPr>
      </w:pPr>
    </w:p>
    <w:p w14:paraId="57953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21CA991" w14:textId="77777777" w:rsidR="00AF3822" w:rsidRPr="005C667E" w:rsidRDefault="00AF3822" w:rsidP="00AF3822">
      <w:pPr>
        <w:rPr>
          <w:rFonts w:ascii="Times New Roman" w:hAnsi="Times New Roman"/>
          <w:lang w:val="en-GB"/>
        </w:rPr>
      </w:pPr>
    </w:p>
    <w:p w14:paraId="70A1D300"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w:t>
      </w:r>
      <w:proofErr w:type="gramStart"/>
      <w:r w:rsidRPr="005C667E">
        <w:rPr>
          <w:rFonts w:ascii="Times New Roman" w:hAnsi="Times New Roman"/>
          <w:lang w:val="en-GB"/>
        </w:rPr>
        <w:t>isotope</w:t>
      </w:r>
      <w:proofErr w:type="gramEnd"/>
      <w:r w:rsidRPr="005C667E">
        <w:rPr>
          <w:rFonts w:ascii="Times New Roman" w:hAnsi="Times New Roman"/>
          <w:lang w:val="en-GB"/>
        </w:rPr>
        <w:t xml:space="preserv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B28911A"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w:t>
      </w:r>
      <w:proofErr w:type="gramStart"/>
      <w:r w:rsidRPr="005C667E">
        <w:rPr>
          <w:rFonts w:ascii="Times New Roman" w:hAnsi="Times New Roman"/>
          <w:lang w:val="en-GB"/>
        </w:rPr>
        <w:t>cm</w:t>
      </w:r>
      <w:r w:rsidRPr="005C667E">
        <w:rPr>
          <w:rFonts w:ascii="Times New Roman" w:hAnsi="Times New Roman"/>
          <w:position w:val="6"/>
          <w:sz w:val="18"/>
          <w:lang w:val="en-GB"/>
        </w:rPr>
        <w:t>-1</w:t>
      </w:r>
      <w:proofErr w:type="gramEnd"/>
      <w:r w:rsidRPr="005C667E">
        <w:rPr>
          <w:rFonts w:ascii="Times New Roman" w:hAnsi="Times New Roman"/>
          <w:lang w:val="en-GB"/>
        </w:rPr>
        <w:t>)</w:t>
      </w:r>
    </w:p>
    <w:p w14:paraId="2E534DB7"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4CD932F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sngl</w:t>
      </w:r>
      <w:proofErr w:type="spellEnd"/>
      <w:r w:rsidRPr="005C667E">
        <w:rPr>
          <w:rFonts w:ascii="Times New Roman" w:hAnsi="Times New Roman"/>
          <w:lang w:val="en-GB"/>
        </w:rPr>
        <w:t xml:space="preserve"> specifies single cells followed by the number of single cells.</w:t>
      </w:r>
    </w:p>
    <w:p w14:paraId="4384B3C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54F28E4C" w14:textId="6171AE7E"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w:t>
      </w:r>
      <w:r w:rsidR="00B01194">
        <w:rPr>
          <w:rFonts w:ascii="Times New Roman" w:hAnsi="Times New Roman"/>
          <w:lang w:val="en-GB"/>
        </w:rPr>
        <w:t>-</w:t>
      </w:r>
      <w:r w:rsidRPr="005C667E">
        <w:rPr>
          <w:rFonts w:ascii="Times New Roman" w:hAnsi="Times New Roman"/>
          <w:lang w:val="en-GB"/>
        </w:rPr>
        <w:t xml:space="preserve">pressure </w:t>
      </w:r>
      <w:proofErr w:type="gramStart"/>
      <w:r w:rsidRPr="005C667E">
        <w:rPr>
          <w:rFonts w:ascii="Times New Roman" w:hAnsi="Times New Roman"/>
          <w:lang w:val="en-GB"/>
        </w:rPr>
        <w:t>approximation</w:t>
      </w:r>
      <w:proofErr w:type="gramEnd"/>
    </w:p>
    <w:p w14:paraId="7849D6BE"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3C02E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ECEAC8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lastRenderedPageBreak/>
        <w:t>pmr</w:t>
      </w:r>
      <w:proofErr w:type="spell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 xml:space="preserve">cycle is held in a </w:t>
      </w:r>
      <w:proofErr w:type="gramStart"/>
      <w:r w:rsidRPr="005C667E">
        <w:rPr>
          <w:rFonts w:ascii="Times New Roman" w:hAnsi="Times New Roman"/>
          <w:lang w:val="en-GB"/>
        </w:rPr>
        <w:t>file</w:t>
      </w:r>
      <w:proofErr w:type="gramEnd"/>
    </w:p>
    <w:p w14:paraId="19BCBD8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w:t>
      </w:r>
      <w:proofErr w:type="gramStart"/>
      <w:r w:rsidRPr="005C667E">
        <w:rPr>
          <w:rFonts w:ascii="Times New Roman" w:hAnsi="Times New Roman"/>
          <w:lang w:val="en-GB"/>
        </w:rPr>
        <w:t>name</w:t>
      </w:r>
      <w:proofErr w:type="gramEnd"/>
      <w:r w:rsidRPr="005C667E">
        <w:rPr>
          <w:rFonts w:ascii="Times New Roman" w:hAnsi="Times New Roman"/>
          <w:lang w:val="en-GB"/>
        </w:rPr>
        <w:t xml:space="preserv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78BF0C9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scr</w:t>
      </w:r>
      <w:proofErr w:type="spell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54534AC2" w14:textId="77777777" w:rsidR="00AF3822" w:rsidRPr="005C667E" w:rsidRDefault="00AF3822" w:rsidP="00AF3822">
      <w:pPr>
        <w:rPr>
          <w:rFonts w:ascii="Times New Roman" w:hAnsi="Times New Roman"/>
          <w:lang w:val="en-GB"/>
        </w:rPr>
      </w:pPr>
    </w:p>
    <w:p w14:paraId="1A67D403"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1C3D4145" w14:textId="77777777" w:rsidR="00AF3822" w:rsidRPr="005C667E" w:rsidRDefault="00AF3822" w:rsidP="00AF3822">
      <w:pPr>
        <w:rPr>
          <w:rFonts w:ascii="Times New Roman" w:hAnsi="Times New Roman"/>
          <w:lang w:val="en-GB"/>
        </w:rPr>
      </w:pPr>
    </w:p>
    <w:p w14:paraId="74FDC7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CE5A98" w14:textId="77777777" w:rsidR="00AF3822" w:rsidRPr="005C667E" w:rsidRDefault="00AF3822" w:rsidP="00AF3822">
      <w:pPr>
        <w:rPr>
          <w:rFonts w:ascii="Times New Roman" w:hAnsi="Times New Roman"/>
          <w:lang w:val="en-GB"/>
        </w:rPr>
      </w:pPr>
    </w:p>
    <w:p w14:paraId="75764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w:t>
      </w:r>
      <w:proofErr w:type="gramStart"/>
      <w:r w:rsidRPr="005C667E">
        <w:rPr>
          <w:rFonts w:ascii="Times New Roman" w:hAnsi="Times New Roman"/>
          <w:lang w:val="en-GB"/>
        </w:rPr>
        <w:t>differently</w:t>
      </w:r>
      <w:proofErr w:type="gramEnd"/>
      <w:r w:rsidRPr="005C667E">
        <w:rPr>
          <w:rFonts w:ascii="Times New Roman" w:hAnsi="Times New Roman"/>
          <w:lang w:val="en-GB"/>
        </w:rPr>
        <w:t xml:space="preserve"> so this is not the same as defining single cell paths. </w:t>
      </w:r>
    </w:p>
    <w:p w14:paraId="55634EE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5DD60A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w:t>
      </w:r>
      <w:proofErr w:type="gramStart"/>
      <w:r w:rsidRPr="005C667E">
        <w:rPr>
          <w:rFonts w:ascii="Times New Roman" w:hAnsi="Times New Roman"/>
          <w:lang w:val="en-GB"/>
        </w:rPr>
        <w:t>name</w:t>
      </w:r>
      <w:proofErr w:type="gramEnd"/>
      <w:r w:rsidRPr="005C667E">
        <w:rPr>
          <w:rFonts w:ascii="Times New Roman" w:hAnsi="Times New Roman"/>
          <w:lang w:val="en-GB"/>
        </w:rPr>
        <w:t xml:space="preserve"> the input is read from the </w:t>
      </w:r>
      <w:r>
        <w:rPr>
          <w:rFonts w:ascii="Times New Roman" w:hAnsi="Times New Roman"/>
          <w:lang w:val="en-GB"/>
        </w:rPr>
        <w:t>subsequent lines.</w:t>
      </w:r>
      <w:r w:rsidRPr="005C667E">
        <w:rPr>
          <w:rFonts w:ascii="Times New Roman" w:hAnsi="Times New Roman"/>
          <w:lang w:val="en-GB"/>
        </w:rPr>
        <w:t xml:space="preserve"> </w:t>
      </w:r>
    </w:p>
    <w:p w14:paraId="774C2E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0B1E9C8"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04627ED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Each gas is defined on a subsequent line containing identifier, isotope, volume mixing ratio and amount (molecule </w:t>
      </w:r>
      <w:proofErr w:type="gramStart"/>
      <w:r w:rsidRPr="005C667E">
        <w:rPr>
          <w:rFonts w:ascii="Times New Roman" w:hAnsi="Times New Roman"/>
          <w:lang w:val="en-GB"/>
        </w:rPr>
        <w:t>cm</w:t>
      </w:r>
      <w:r w:rsidRPr="005C667E">
        <w:rPr>
          <w:rFonts w:ascii="Times New Roman" w:hAnsi="Times New Roman"/>
          <w:vertAlign w:val="superscript"/>
          <w:lang w:val="en-GB"/>
        </w:rPr>
        <w:t>-2</w:t>
      </w:r>
      <w:proofErr w:type="gramEnd"/>
      <w:r w:rsidRPr="005C667E">
        <w:rPr>
          <w:rFonts w:ascii="Times New Roman" w:hAnsi="Times New Roman"/>
          <w:lang w:val="en-GB"/>
        </w:rPr>
        <w:t xml:space="preserve">). If the amount is &lt; 1.e10 it is assumed to be a path length in km. </w:t>
      </w:r>
    </w:p>
    <w:p w14:paraId="51A8C82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312ABDF" w14:textId="77777777" w:rsidR="00AF3822" w:rsidRDefault="00AF3822" w:rsidP="00AF3822">
      <w:pPr>
        <w:rPr>
          <w:rFonts w:ascii="Times New Roman" w:hAnsi="Times New Roman"/>
          <w:u w:val="single"/>
          <w:lang w:val="en-GB"/>
        </w:rPr>
      </w:pPr>
    </w:p>
    <w:p w14:paraId="0E587CF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73BE688A" w14:textId="77777777" w:rsidR="00AF3822" w:rsidRPr="005C667E" w:rsidRDefault="00AF3822" w:rsidP="00AF3822">
      <w:pPr>
        <w:rPr>
          <w:rFonts w:ascii="Times New Roman" w:hAnsi="Times New Roman"/>
          <w:lang w:val="en-GB"/>
        </w:rPr>
      </w:pPr>
    </w:p>
    <w:p w14:paraId="6ABD766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017472CA" w14:textId="77777777" w:rsidR="00AF3822" w:rsidRPr="005C667E" w:rsidRDefault="00AF3822" w:rsidP="00AF3822">
      <w:pPr>
        <w:rPr>
          <w:rFonts w:ascii="Times New Roman" w:hAnsi="Times New Roman"/>
          <w:lang w:val="en-GB"/>
        </w:rPr>
      </w:pPr>
    </w:p>
    <w:p w14:paraId="6B645E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w:t>
      </w:r>
      <w:proofErr w:type="gramStart"/>
      <w:r w:rsidRPr="005C667E">
        <w:rPr>
          <w:rFonts w:ascii="Times New Roman" w:hAnsi="Times New Roman"/>
          <w:u w:val="single"/>
          <w:lang w:val="en-GB"/>
        </w:rPr>
        <w:t>calculations</w:t>
      </w:r>
      <w:proofErr w:type="gramEnd"/>
    </w:p>
    <w:p w14:paraId="04820B7D" w14:textId="77777777" w:rsidR="00AF3822" w:rsidRPr="005C667E" w:rsidRDefault="00AF3822" w:rsidP="00AF3822">
      <w:pPr>
        <w:rPr>
          <w:rFonts w:ascii="Times New Roman" w:hAnsi="Times New Roman"/>
          <w:lang w:val="en-GB"/>
        </w:rPr>
      </w:pPr>
    </w:p>
    <w:p w14:paraId="0BFF67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041797B"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ADE53DA"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4E43A8D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t>
      </w:r>
      <w:proofErr w:type="spellEnd"/>
      <w:r w:rsidRPr="00911065">
        <w:rPr>
          <w:rFonts w:ascii="Times New Roman" w:hAnsi="Times New Roman"/>
          <w:lang w:val="en-GB"/>
        </w:rPr>
        <w:t xml:space="preserve">-Weisskopf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14B00C81"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 xml:space="preserve">-Ben-Reuven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40DC7BA4"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6580270E"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0067342F"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 xml:space="preserve">-Ben-Reuven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sub-Lorentzian</w:t>
      </w:r>
    </w:p>
    <w:p w14:paraId="1249985D" w14:textId="07EFF899"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00B01194">
        <w:rPr>
          <w:rFonts w:ascii="Times New Roman" w:hAnsi="Times New Roman"/>
          <w:lang w:val="en-GB"/>
        </w:rPr>
        <w:t>Lorentz</w:t>
      </w:r>
      <w:r w:rsidRPr="00971302">
        <w:rPr>
          <w:rFonts w:ascii="Times New Roman" w:hAnsi="Times New Roman"/>
          <w:lang w:val="en-GB"/>
        </w:rPr>
        <w:t>ian line shape for Venus</w:t>
      </w:r>
    </w:p>
    <w:p w14:paraId="2C66DE7C" w14:textId="300ED31D"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w:t>
      </w:r>
    </w:p>
    <w:p w14:paraId="017213D3" w14:textId="13939EB4"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 (renormalised)</w:t>
      </w:r>
    </w:p>
    <w:p w14:paraId="106F2400" w14:textId="1978B724"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 xml:space="preserve">ian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12C4DD22" w14:textId="0FFF7B91" w:rsidR="00971302"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r w:rsidR="00B01194">
        <w:rPr>
          <w:rFonts w:ascii="Times New Roman" w:hAnsi="Times New Roman"/>
          <w:lang w:val="en-GB"/>
        </w:rPr>
        <w:t>L</w:t>
      </w:r>
      <w:r w:rsidRPr="00971302">
        <w:rPr>
          <w:rFonts w:ascii="Times New Roman" w:hAnsi="Times New Roman"/>
          <w:lang w:val="en-GB"/>
        </w:rPr>
        <w:t xml:space="preserve">orentzian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5212A90" w14:textId="046CF239" w:rsidR="00B01194" w:rsidRDefault="00B01194" w:rsidP="00B01194">
      <w:pPr>
        <w:ind w:left="2835" w:hanging="2126"/>
        <w:rPr>
          <w:rFonts w:ascii="Times New Roman" w:hAnsi="Times New Roman"/>
          <w:lang w:val="en-GB"/>
        </w:rPr>
      </w:pPr>
      <w:r>
        <w:rPr>
          <w:rFonts w:ascii="Times New Roman" w:hAnsi="Times New Roman"/>
          <w:lang w:val="en-GB"/>
        </w:rPr>
        <w:t>IPROC=11</w:t>
      </w:r>
      <w:r>
        <w:rPr>
          <w:rFonts w:ascii="Times New Roman" w:hAnsi="Times New Roman"/>
          <w:lang w:val="en-GB"/>
        </w:rPr>
        <w:tab/>
      </w:r>
      <w:r w:rsidRPr="00B01194">
        <w:rPr>
          <w:rFonts w:ascii="Times New Roman" w:hAnsi="Times New Roman"/>
          <w:lang w:val="en-GB"/>
        </w:rPr>
        <w:t>Modification to Hartmann sub-</w:t>
      </w:r>
      <w:r>
        <w:rPr>
          <w:rFonts w:ascii="Times New Roman" w:hAnsi="Times New Roman"/>
          <w:lang w:val="en-GB"/>
        </w:rPr>
        <w:t>L</w:t>
      </w:r>
      <w:r w:rsidRPr="00B01194">
        <w:rPr>
          <w:rFonts w:ascii="Times New Roman" w:hAnsi="Times New Roman"/>
          <w:lang w:val="en-GB"/>
        </w:rPr>
        <w:t xml:space="preserve">orentzian </w:t>
      </w:r>
      <w:proofErr w:type="spellStart"/>
      <w:r w:rsidRPr="00B01194">
        <w:rPr>
          <w:rFonts w:ascii="Times New Roman" w:hAnsi="Times New Roman"/>
          <w:lang w:val="en-GB"/>
        </w:rPr>
        <w:t>lineshape</w:t>
      </w:r>
      <w:proofErr w:type="spellEnd"/>
      <w:r w:rsidRPr="00B01194">
        <w:rPr>
          <w:rFonts w:ascii="Times New Roman" w:hAnsi="Times New Roman"/>
          <w:lang w:val="en-GB"/>
        </w:rPr>
        <w:t xml:space="preserve"> for methane n hydrogen atmosphere recommended by </w:t>
      </w:r>
      <w:proofErr w:type="spellStart"/>
      <w:r w:rsidRPr="00B01194">
        <w:rPr>
          <w:rFonts w:ascii="Times New Roman" w:hAnsi="Times New Roman"/>
          <w:lang w:val="en-GB"/>
        </w:rPr>
        <w:t>Sromovsky</w:t>
      </w:r>
      <w:proofErr w:type="spellEnd"/>
      <w:r w:rsidRPr="00B01194">
        <w:rPr>
          <w:rFonts w:ascii="Times New Roman" w:hAnsi="Times New Roman"/>
          <w:lang w:val="en-GB"/>
        </w:rPr>
        <w:t xml:space="preserve"> et al. (2012)</w:t>
      </w:r>
    </w:p>
    <w:p w14:paraId="7154556B" w14:textId="6418A3D2" w:rsidR="00B01194" w:rsidRDefault="00B01194" w:rsidP="00B01194">
      <w:pPr>
        <w:ind w:left="2835" w:hanging="2126"/>
        <w:rPr>
          <w:rFonts w:ascii="Times New Roman" w:hAnsi="Times New Roman"/>
          <w:lang w:val="en-GB"/>
        </w:rPr>
      </w:pPr>
      <w:r>
        <w:rPr>
          <w:rFonts w:ascii="Times New Roman" w:hAnsi="Times New Roman"/>
          <w:lang w:val="en-GB"/>
        </w:rPr>
        <w:t>IPROC=12</w:t>
      </w:r>
      <w:r>
        <w:rPr>
          <w:rFonts w:ascii="Times New Roman" w:hAnsi="Times New Roman"/>
          <w:lang w:val="en-GB"/>
        </w:rPr>
        <w:tab/>
        <w:t>Doppler-broadening only.</w:t>
      </w:r>
    </w:p>
    <w:p w14:paraId="20519173" w14:textId="77F4071A" w:rsidR="00B01194" w:rsidRDefault="00B01194" w:rsidP="00B01194">
      <w:pPr>
        <w:ind w:left="2835" w:hanging="2126"/>
        <w:rPr>
          <w:rFonts w:ascii="Times New Roman" w:hAnsi="Times New Roman"/>
          <w:lang w:val="en-GB"/>
        </w:rPr>
      </w:pPr>
      <w:r>
        <w:rPr>
          <w:rFonts w:ascii="Times New Roman" w:hAnsi="Times New Roman"/>
          <w:lang w:val="en-GB"/>
        </w:rPr>
        <w:t>IPROC=13</w:t>
      </w:r>
      <w:r>
        <w:rPr>
          <w:rFonts w:ascii="Times New Roman" w:hAnsi="Times New Roman"/>
          <w:lang w:val="en-GB"/>
        </w:rPr>
        <w:tab/>
      </w:r>
      <w:r w:rsidRPr="00B01194">
        <w:rPr>
          <w:rFonts w:ascii="Times New Roman" w:hAnsi="Times New Roman"/>
          <w:lang w:val="en-GB"/>
        </w:rPr>
        <w:t>Sub-</w:t>
      </w:r>
      <w:r>
        <w:rPr>
          <w:rFonts w:ascii="Times New Roman" w:hAnsi="Times New Roman"/>
          <w:lang w:val="en-GB"/>
        </w:rPr>
        <w:t>L</w:t>
      </w:r>
      <w:r w:rsidRPr="00B01194">
        <w:rPr>
          <w:rFonts w:ascii="Times New Roman" w:hAnsi="Times New Roman"/>
          <w:lang w:val="en-GB"/>
        </w:rPr>
        <w:t xml:space="preserve">orentzian </w:t>
      </w:r>
      <w:proofErr w:type="spellStart"/>
      <w:r w:rsidRPr="00B01194">
        <w:rPr>
          <w:rFonts w:ascii="Times New Roman" w:hAnsi="Times New Roman"/>
          <w:lang w:val="en-GB"/>
        </w:rPr>
        <w:t>lineshape</w:t>
      </w:r>
      <w:proofErr w:type="spellEnd"/>
      <w:r w:rsidRPr="00B01194">
        <w:rPr>
          <w:rFonts w:ascii="Times New Roman" w:hAnsi="Times New Roman"/>
          <w:lang w:val="en-GB"/>
        </w:rPr>
        <w:t xml:space="preserve"> from Bailly et al. (2004)</w:t>
      </w:r>
    </w:p>
    <w:p w14:paraId="6882B74A" w14:textId="7E433ADF" w:rsidR="00B01194" w:rsidRDefault="00B01194" w:rsidP="00B01194">
      <w:pPr>
        <w:ind w:left="2835" w:hanging="2126"/>
        <w:rPr>
          <w:rFonts w:ascii="Times New Roman" w:hAnsi="Times New Roman"/>
          <w:lang w:val="en-GB"/>
        </w:rPr>
      </w:pPr>
      <w:r>
        <w:rPr>
          <w:rFonts w:ascii="Times New Roman" w:hAnsi="Times New Roman"/>
          <w:lang w:val="en-GB"/>
        </w:rPr>
        <w:t>IPROC=14</w:t>
      </w:r>
      <w:r>
        <w:rPr>
          <w:rFonts w:ascii="Times New Roman" w:hAnsi="Times New Roman"/>
          <w:lang w:val="en-GB"/>
        </w:rPr>
        <w:tab/>
      </w:r>
      <w:r w:rsidRPr="00B01194">
        <w:rPr>
          <w:rFonts w:ascii="Times New Roman" w:hAnsi="Times New Roman"/>
          <w:lang w:val="en-GB"/>
        </w:rPr>
        <w:t xml:space="preserve">van </w:t>
      </w:r>
      <w:proofErr w:type="spellStart"/>
      <w:r w:rsidRPr="00B01194">
        <w:rPr>
          <w:rFonts w:ascii="Times New Roman" w:hAnsi="Times New Roman"/>
          <w:lang w:val="en-GB"/>
        </w:rPr>
        <w:t>Vleck</w:t>
      </w:r>
      <w:proofErr w:type="spellEnd"/>
      <w:r w:rsidRPr="00B01194">
        <w:rPr>
          <w:rFonts w:ascii="Times New Roman" w:hAnsi="Times New Roman"/>
          <w:lang w:val="en-GB"/>
        </w:rPr>
        <w:t>-Weisskopf-Ben-Reuven NH</w:t>
      </w:r>
      <w:r w:rsidRPr="00B01194">
        <w:rPr>
          <w:rFonts w:ascii="Times New Roman" w:hAnsi="Times New Roman"/>
          <w:vertAlign w:val="subscript"/>
          <w:lang w:val="en-GB"/>
        </w:rPr>
        <w:t>3</w:t>
      </w:r>
      <w:r w:rsidRPr="00B01194">
        <w:rPr>
          <w:rFonts w:ascii="Times New Roman" w:hAnsi="Times New Roman"/>
          <w:lang w:val="en-GB"/>
        </w:rPr>
        <w:t xml:space="preserve"> </w:t>
      </w:r>
      <w:proofErr w:type="spellStart"/>
      <w:r w:rsidRPr="00B01194">
        <w:rPr>
          <w:rFonts w:ascii="Times New Roman" w:hAnsi="Times New Roman"/>
          <w:lang w:val="en-GB"/>
        </w:rPr>
        <w:t>lineshape</w:t>
      </w:r>
      <w:proofErr w:type="spellEnd"/>
    </w:p>
    <w:p w14:paraId="676ECFBF" w14:textId="58F16651" w:rsidR="00B01194" w:rsidRDefault="00B01194" w:rsidP="00B01194">
      <w:pPr>
        <w:ind w:left="2835" w:hanging="2126"/>
        <w:rPr>
          <w:rFonts w:ascii="Times New Roman" w:hAnsi="Times New Roman"/>
          <w:lang w:val="en-GB"/>
        </w:rPr>
      </w:pPr>
      <w:r>
        <w:rPr>
          <w:rFonts w:ascii="Times New Roman" w:hAnsi="Times New Roman"/>
          <w:lang w:val="en-GB"/>
        </w:rPr>
        <w:t>IPROC=15</w:t>
      </w:r>
      <w:r>
        <w:rPr>
          <w:rFonts w:ascii="Times New Roman" w:hAnsi="Times New Roman"/>
          <w:lang w:val="en-GB"/>
        </w:rPr>
        <w:tab/>
      </w:r>
      <w:r w:rsidRPr="00B01194">
        <w:rPr>
          <w:rFonts w:ascii="Times New Roman" w:hAnsi="Times New Roman"/>
          <w:lang w:val="en-GB"/>
        </w:rPr>
        <w:t xml:space="preserve">alkali profile from Burrows &amp; </w:t>
      </w:r>
      <w:proofErr w:type="spellStart"/>
      <w:r w:rsidRPr="00B01194">
        <w:rPr>
          <w:rFonts w:ascii="Times New Roman" w:hAnsi="Times New Roman"/>
          <w:lang w:val="en-GB"/>
        </w:rPr>
        <w:t>Volobuyev</w:t>
      </w:r>
      <w:proofErr w:type="spellEnd"/>
      <w:r w:rsidRPr="00B01194">
        <w:rPr>
          <w:rFonts w:ascii="Times New Roman" w:hAnsi="Times New Roman"/>
          <w:lang w:val="en-GB"/>
        </w:rPr>
        <w:t xml:space="preserve"> </w:t>
      </w:r>
      <w:r>
        <w:rPr>
          <w:rFonts w:ascii="Times New Roman" w:hAnsi="Times New Roman"/>
          <w:lang w:val="en-GB"/>
        </w:rPr>
        <w:t>(</w:t>
      </w:r>
      <w:r w:rsidRPr="00B01194">
        <w:rPr>
          <w:rFonts w:ascii="Times New Roman" w:hAnsi="Times New Roman"/>
          <w:lang w:val="en-GB"/>
        </w:rPr>
        <w:t>2003</w:t>
      </w:r>
      <w:r>
        <w:rPr>
          <w:rFonts w:ascii="Times New Roman" w:hAnsi="Times New Roman"/>
          <w:lang w:val="en-GB"/>
        </w:rPr>
        <w:t>)</w:t>
      </w:r>
    </w:p>
    <w:p w14:paraId="2124B778" w14:textId="6E108995" w:rsidR="00B01194" w:rsidRDefault="00B01194" w:rsidP="00B01194">
      <w:pPr>
        <w:ind w:left="2835" w:hanging="2126"/>
        <w:rPr>
          <w:rFonts w:ascii="Times New Roman" w:hAnsi="Times New Roman"/>
          <w:lang w:val="en-GB"/>
        </w:rPr>
      </w:pPr>
      <w:r>
        <w:rPr>
          <w:rFonts w:ascii="Times New Roman" w:hAnsi="Times New Roman"/>
          <w:lang w:val="en-GB"/>
        </w:rPr>
        <w:t>IPROC=16</w:t>
      </w:r>
      <w:r>
        <w:rPr>
          <w:rFonts w:ascii="Times New Roman" w:hAnsi="Times New Roman"/>
          <w:lang w:val="en-GB"/>
        </w:rPr>
        <w:tab/>
      </w:r>
      <w:r w:rsidRPr="00B01194">
        <w:rPr>
          <w:rFonts w:ascii="Times New Roman" w:hAnsi="Times New Roman"/>
          <w:lang w:val="en-GB"/>
        </w:rPr>
        <w:t xml:space="preserve">alkali profile from Allard et al. </w:t>
      </w:r>
      <w:r>
        <w:rPr>
          <w:rFonts w:ascii="Times New Roman" w:hAnsi="Times New Roman"/>
          <w:lang w:val="en-GB"/>
        </w:rPr>
        <w:t>(</w:t>
      </w:r>
      <w:r w:rsidRPr="00B01194">
        <w:rPr>
          <w:rFonts w:ascii="Times New Roman" w:hAnsi="Times New Roman"/>
          <w:lang w:val="en-GB"/>
        </w:rPr>
        <w:t>2012</w:t>
      </w:r>
      <w:r>
        <w:rPr>
          <w:rFonts w:ascii="Times New Roman" w:hAnsi="Times New Roman"/>
          <w:lang w:val="en-GB"/>
        </w:rPr>
        <w:t>)</w:t>
      </w:r>
    </w:p>
    <w:p w14:paraId="38CB40D3" w14:textId="77777777" w:rsidR="00B01194" w:rsidRDefault="00B01194" w:rsidP="00B01194">
      <w:pPr>
        <w:ind w:left="2835" w:hanging="2126"/>
        <w:rPr>
          <w:rFonts w:ascii="Times New Roman" w:hAnsi="Times New Roman"/>
          <w:lang w:val="en-GB"/>
        </w:rPr>
      </w:pPr>
    </w:p>
    <w:p w14:paraId="25642B1F" w14:textId="77777777" w:rsidR="00AF3822" w:rsidRPr="005C667E" w:rsidRDefault="00AF3822" w:rsidP="00AF3822">
      <w:pPr>
        <w:rPr>
          <w:rFonts w:ascii="Times New Roman" w:hAnsi="Times New Roman"/>
          <w:u w:val="single"/>
          <w:lang w:val="en-GB"/>
        </w:rPr>
      </w:pPr>
    </w:p>
    <w:p w14:paraId="0ED7043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69C979CC" w14:textId="77777777" w:rsidR="00AF3822" w:rsidRPr="005C667E" w:rsidRDefault="00AF3822" w:rsidP="00AF3822">
      <w:pPr>
        <w:rPr>
          <w:rFonts w:ascii="Times New Roman" w:hAnsi="Times New Roman"/>
          <w:lang w:val="en-GB"/>
        </w:rPr>
      </w:pPr>
    </w:p>
    <w:p w14:paraId="715278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is the default.</w:t>
      </w:r>
    </w:p>
    <w:p w14:paraId="03D4E405" w14:textId="77777777" w:rsidR="00AF3822" w:rsidRPr="005C667E" w:rsidRDefault="00AF3822" w:rsidP="00AF3822">
      <w:pPr>
        <w:rPr>
          <w:rFonts w:ascii="Times New Roman" w:hAnsi="Times New Roman"/>
          <w:lang w:val="en-GB"/>
        </w:rPr>
      </w:pPr>
    </w:p>
    <w:p w14:paraId="193C3E0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372369F5" w14:textId="77777777" w:rsidR="00AF3822" w:rsidRPr="005C667E" w:rsidRDefault="00AF3822" w:rsidP="00AF3822">
      <w:pPr>
        <w:rPr>
          <w:rFonts w:ascii="Times New Roman" w:hAnsi="Times New Roman"/>
          <w:lang w:val="en-GB"/>
        </w:rPr>
      </w:pPr>
    </w:p>
    <w:p w14:paraId="64A49B5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19E75EED" w14:textId="4716A16A" w:rsidR="00AF3822" w:rsidRDefault="00C128A4" w:rsidP="00AF3822">
      <w:pPr>
        <w:jc w:val="center"/>
        <w:rPr>
          <w:rFonts w:ascii="Times New Roman" w:hAnsi="Times New Roman"/>
          <w:i/>
          <w:u w:val="single"/>
          <w:lang w:val="en-GB"/>
        </w:rPr>
      </w:pPr>
      <w:r>
        <w:rPr>
          <w:rFonts w:ascii="Times New Roman" w:hAnsi="Times New Roman"/>
          <w:noProof/>
          <w:lang w:eastAsia="en-US"/>
        </w:rPr>
        <w:lastRenderedPageBreak/>
        <w:drawing>
          <wp:inline distT="0" distB="0" distL="0" distR="0" wp14:anchorId="7EE60C63" wp14:editId="5A762A99">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proofErr w:type="gramStart"/>
      <w:r w:rsidR="00AF3822" w:rsidRPr="00AD2560">
        <w:rPr>
          <w:rFonts w:ascii="Times New Roman" w:hAnsi="Times New Roman"/>
          <w:i/>
          <w:u w:val="single"/>
          <w:lang w:val="en-GB"/>
        </w:rPr>
        <w:t>Path</w:t>
      </w:r>
      <w:proofErr w:type="gramEnd"/>
    </w:p>
    <w:p w14:paraId="4A3B4855" w14:textId="5F52C323" w:rsidR="00B01194" w:rsidRDefault="00B01194" w:rsidP="00AF3822">
      <w:pPr>
        <w:jc w:val="center"/>
        <w:rPr>
          <w:rFonts w:ascii="Times New Roman" w:hAnsi="Times New Roman"/>
          <w:i/>
          <w:u w:val="single"/>
          <w:lang w:val="en-GB"/>
        </w:rPr>
      </w:pPr>
    </w:p>
    <w:p w14:paraId="051502E4" w14:textId="121C8AE5" w:rsidR="00B01194" w:rsidRDefault="00B01194" w:rsidP="00AF3822">
      <w:pPr>
        <w:jc w:val="center"/>
        <w:rPr>
          <w:rFonts w:ascii="Times New Roman" w:hAnsi="Times New Roman"/>
          <w:i/>
          <w:u w:val="single"/>
          <w:lang w:val="en-GB"/>
        </w:rPr>
      </w:pPr>
    </w:p>
    <w:p w14:paraId="6C093128" w14:textId="37AFADB0" w:rsidR="00B01194" w:rsidRDefault="00B01194" w:rsidP="00AF3822">
      <w:pPr>
        <w:jc w:val="center"/>
        <w:rPr>
          <w:rFonts w:ascii="Times New Roman" w:hAnsi="Times New Roman"/>
          <w:i/>
          <w:u w:val="single"/>
          <w:lang w:val="en-GB"/>
        </w:rPr>
      </w:pPr>
    </w:p>
    <w:p w14:paraId="69A710FA" w14:textId="77777777" w:rsidR="00B01194" w:rsidRPr="005C667E" w:rsidRDefault="00B01194" w:rsidP="00AF3822">
      <w:pPr>
        <w:jc w:val="center"/>
        <w:rPr>
          <w:rFonts w:ascii="Times New Roman" w:hAnsi="Times New Roman"/>
          <w:i/>
          <w:lang w:val="en-GB"/>
        </w:rPr>
      </w:pPr>
    </w:p>
    <w:p w14:paraId="5C315E2C" w14:textId="77777777" w:rsidR="00AF3822" w:rsidRPr="005C667E" w:rsidRDefault="00AF3822" w:rsidP="00AF3822">
      <w:pPr>
        <w:outlineLvl w:val="1"/>
        <w:rPr>
          <w:rFonts w:ascii="Times New Roman" w:hAnsi="Times New Roman"/>
          <w:b/>
          <w:lang w:val="en-GB"/>
        </w:rPr>
      </w:pPr>
      <w:bookmarkStart w:id="13" w:name="_Toc66107539"/>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bookmarkEnd w:id="13"/>
    </w:p>
    <w:p w14:paraId="6CF6A10A" w14:textId="77777777" w:rsidR="00AF3822" w:rsidRPr="005C667E" w:rsidRDefault="00AF3822" w:rsidP="00AF3822">
      <w:pPr>
        <w:rPr>
          <w:rFonts w:ascii="Times New Roman" w:hAnsi="Times New Roman"/>
          <w:b/>
          <w:lang w:val="en-GB"/>
        </w:rPr>
      </w:pPr>
    </w:p>
    <w:p w14:paraId="4C8CDB6B"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file which is useful for running </w:t>
      </w:r>
      <w:proofErr w:type="spellStart"/>
      <w:r w:rsidRPr="00B01194">
        <w:rPr>
          <w:rFonts w:ascii="Copperplate Light" w:hAnsi="Copperplate Light" w:cstheme="majorHAnsi"/>
          <w:lang w:val="en-GB"/>
        </w:rPr>
        <w:t>Radtrans</w:t>
      </w:r>
      <w:proofErr w:type="spellEnd"/>
      <w:r w:rsidRPr="005C667E">
        <w:rPr>
          <w:rFonts w:ascii="Times New Roman" w:hAnsi="Times New Roman"/>
          <w:lang w:val="en-GB"/>
        </w:rPr>
        <w:t xml:space="preserve"> in background. For example</w:t>
      </w:r>
      <w:r w:rsidR="00E97D25">
        <w:rPr>
          <w:rFonts w:ascii="Times New Roman" w:hAnsi="Times New Roman"/>
          <w:lang w:val="en-GB"/>
        </w:rPr>
        <w:t>,</w:t>
      </w:r>
      <w:r w:rsidRPr="005C667E">
        <w:rPr>
          <w:rFonts w:ascii="Times New Roman" w:hAnsi="Times New Roman"/>
          <w:lang w:val="en-GB"/>
        </w:rPr>
        <w:t xml:space="preserv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sidR="00BC7BA9">
        <w:rPr>
          <w:rFonts w:ascii="Times New Roman" w:hAnsi="Times New Roman"/>
          <w:lang w:val="en-GB"/>
        </w:rPr>
        <w:t xml:space="preserve"> However, </w:t>
      </w:r>
      <w:r>
        <w:rPr>
          <w:rFonts w:ascii="Times New Roman" w:hAnsi="Times New Roman"/>
          <w:lang w:val="en-GB"/>
        </w:rPr>
        <w:t xml:space="preserve">in some case it may also contain extra parameters not easily passed elsewhere such as whether an equilibrium </w:t>
      </w:r>
      <w:proofErr w:type="spellStart"/>
      <w:proofErr w:type="gramStart"/>
      <w:r>
        <w:rPr>
          <w:rFonts w:ascii="Times New Roman" w:hAnsi="Times New Roman"/>
          <w:lang w:val="en-GB"/>
        </w:rPr>
        <w:t>ortho:para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52CA692B" w14:textId="77777777" w:rsidR="00AF3822" w:rsidRPr="005C667E" w:rsidRDefault="00AF3822" w:rsidP="00AF3822">
      <w:pPr>
        <w:rPr>
          <w:rFonts w:ascii="Times New Roman" w:hAnsi="Times New Roman"/>
          <w:lang w:val="en-GB"/>
        </w:rPr>
      </w:pPr>
    </w:p>
    <w:p w14:paraId="3A317388" w14:textId="77777777" w:rsidR="00AF3822" w:rsidRPr="005C667E" w:rsidRDefault="00AF3822" w:rsidP="00AF3822">
      <w:pPr>
        <w:jc w:val="left"/>
        <w:outlineLvl w:val="1"/>
        <w:rPr>
          <w:rFonts w:ascii="Times New Roman" w:hAnsi="Times New Roman"/>
          <w:b/>
          <w:lang w:val="en-GB"/>
        </w:rPr>
      </w:pPr>
      <w:bookmarkStart w:id="14" w:name="_Toc66107540"/>
      <w:r>
        <w:rPr>
          <w:rFonts w:ascii="Times New Roman" w:hAnsi="Times New Roman"/>
          <w:b/>
          <w:lang w:val="en-GB"/>
        </w:rPr>
        <w:lastRenderedPageBreak/>
        <w:t>4.</w:t>
      </w:r>
      <w:r w:rsidR="00BC7BA9">
        <w:rPr>
          <w:rFonts w:ascii="Times New Roman" w:hAnsi="Times New Roman"/>
          <w:b/>
          <w:lang w:val="en-GB"/>
        </w:rPr>
        <w:t>6</w:t>
      </w:r>
      <w:r w:rsidRPr="005C667E">
        <w:rPr>
          <w:rFonts w:ascii="Times New Roman" w:hAnsi="Times New Roman"/>
          <w:b/>
          <w:lang w:val="en-GB"/>
        </w:rPr>
        <w:t xml:space="preserve"> </w:t>
      </w:r>
      <w:proofErr w:type="gramStart"/>
      <w:r w:rsidRPr="005C667E">
        <w:rPr>
          <w:rFonts w:ascii="Times New Roman" w:hAnsi="Times New Roman"/>
          <w:b/>
          <w:lang w:val="en-GB"/>
        </w:rPr>
        <w:t>Non-LTE</w:t>
      </w:r>
      <w:bookmarkEnd w:id="14"/>
      <w:proofErr w:type="gramEnd"/>
    </w:p>
    <w:p w14:paraId="162A0B3D" w14:textId="77777777" w:rsidR="00AF3822" w:rsidRPr="005C667E" w:rsidRDefault="00AF3822" w:rsidP="00AF3822">
      <w:pPr>
        <w:jc w:val="left"/>
        <w:rPr>
          <w:rFonts w:ascii="Times New Roman" w:hAnsi="Times New Roman"/>
          <w:lang w:val="en-GB"/>
        </w:rPr>
      </w:pPr>
    </w:p>
    <w:p w14:paraId="65FDED0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B01194">
        <w:rPr>
          <w:rFonts w:ascii="Copperplate Light" w:hAnsi="Copperplate Light" w:cstheme="majorHAnsi"/>
          <w:lang w:val="en-GB"/>
        </w:rPr>
        <w:t>Radtrans</w:t>
      </w:r>
      <w:proofErr w:type="spellEnd"/>
      <w:r w:rsidRPr="005C667E">
        <w:rPr>
          <w:rFonts w:ascii="Times New Roman" w:hAnsi="Times New Roman"/>
          <w:lang w:val="en-GB"/>
        </w:rPr>
        <w:t xml:space="preserve">. To use the facility the driver file must again be manually edited. Either before, </w:t>
      </w:r>
      <w:proofErr w:type="gramStart"/>
      <w:r w:rsidRPr="005C667E">
        <w:rPr>
          <w:rFonts w:ascii="Times New Roman" w:hAnsi="Times New Roman"/>
          <w:lang w:val="en-GB"/>
        </w:rPr>
        <w:t>after</w:t>
      </w:r>
      <w:proofErr w:type="gramEnd"/>
      <w:r w:rsidRPr="005C667E">
        <w:rPr>
          <w:rFonts w:ascii="Times New Roman" w:hAnsi="Times New Roman"/>
          <w:lang w:val="en-GB"/>
        </w:rPr>
        <w:t xml:space="preserve"> or instead of the hydrogen absorption parameters insert the line:</w:t>
      </w:r>
    </w:p>
    <w:p w14:paraId="597B7638" w14:textId="77777777" w:rsidR="00AF3822" w:rsidRPr="005C667E" w:rsidRDefault="00AF3822" w:rsidP="00AF3822">
      <w:pPr>
        <w:jc w:val="left"/>
        <w:rPr>
          <w:rFonts w:ascii="Times New Roman" w:hAnsi="Times New Roman"/>
          <w:lang w:val="en-GB"/>
        </w:rPr>
      </w:pPr>
    </w:p>
    <w:p w14:paraId="7073172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A4C716A" w14:textId="77777777" w:rsidR="00AF3822" w:rsidRPr="005C667E" w:rsidRDefault="00AF3822" w:rsidP="00AF3822">
      <w:pPr>
        <w:jc w:val="left"/>
        <w:rPr>
          <w:rFonts w:ascii="Times New Roman" w:hAnsi="Times New Roman"/>
          <w:lang w:val="en-GB"/>
        </w:rPr>
      </w:pPr>
    </w:p>
    <w:p w14:paraId="31A7AA2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083862C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633463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81A5D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69485DC"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024D1A82" wp14:editId="62FEA86B">
            <wp:extent cx="1315720" cy="4013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5720" cy="401320"/>
                    </a:xfrm>
                    <a:prstGeom prst="rect">
                      <a:avLst/>
                    </a:prstGeom>
                    <a:noFill/>
                    <a:ln>
                      <a:noFill/>
                    </a:ln>
                  </pic:spPr>
                </pic:pic>
              </a:graphicData>
            </a:graphic>
          </wp:inline>
        </w:drawing>
      </w:r>
    </w:p>
    <w:p w14:paraId="5ADFFF5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5E52C1AE" w14:textId="77777777" w:rsidR="00AF3822" w:rsidRPr="005C667E" w:rsidRDefault="00AF3822" w:rsidP="00AF3822">
      <w:pPr>
        <w:outlineLvl w:val="0"/>
        <w:rPr>
          <w:rFonts w:ascii="Times New Roman" w:hAnsi="Times New Roman"/>
          <w:b/>
          <w:lang w:val="en-GB"/>
        </w:rPr>
      </w:pPr>
      <w:bookmarkStart w:id="15" w:name="_Toc66107541"/>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bookmarkEnd w:id="15"/>
      <w:proofErr w:type="spellEnd"/>
    </w:p>
    <w:p w14:paraId="27DD28B3" w14:textId="77777777" w:rsidR="00AF3822" w:rsidRPr="005C667E" w:rsidRDefault="00AF3822" w:rsidP="00AF3822">
      <w:pPr>
        <w:rPr>
          <w:rFonts w:ascii="Times New Roman" w:hAnsi="Times New Roman"/>
          <w:b/>
          <w:lang w:val="en-GB"/>
        </w:rPr>
      </w:pPr>
    </w:p>
    <w:p w14:paraId="6A6F117F"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w:t>
      </w:r>
      <w:proofErr w:type="gramStart"/>
      <w:r w:rsidRPr="005C667E">
        <w:rPr>
          <w:rFonts w:ascii="Times New Roman" w:hAnsi="Times New Roman"/>
          <w:lang w:val="en-GB"/>
        </w:rPr>
        <w:t>later</w:t>
      </w:r>
      <w:proofErr w:type="gramEnd"/>
      <w:r w:rsidRPr="005C667E">
        <w:rPr>
          <w:rFonts w:ascii="Times New Roman" w:hAnsi="Times New Roman"/>
          <w:lang w:val="en-GB"/>
        </w:rPr>
        <w:t xml:space="preserve">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spellStart"/>
      <w:r>
        <w:rPr>
          <w:rFonts w:ascii="Times New Roman" w:hAnsi="Times New Roman"/>
          <w:lang w:val="en-GB"/>
        </w:rPr>
        <w:t>drv</w:t>
      </w:r>
      <w:proofErr w:type="spell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41FF375D"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5CB74905" w14:textId="77777777">
        <w:trPr>
          <w:cantSplit/>
        </w:trPr>
        <w:tc>
          <w:tcPr>
            <w:tcW w:w="5040" w:type="dxa"/>
            <w:tcBorders>
              <w:top w:val="double" w:sz="6" w:space="0" w:color="auto"/>
              <w:left w:val="double" w:sz="6" w:space="0" w:color="auto"/>
              <w:bottom w:val="double" w:sz="6" w:space="0" w:color="auto"/>
              <w:right w:val="single" w:sz="6" w:space="0" w:color="auto"/>
            </w:tcBorders>
          </w:tcPr>
          <w:p w14:paraId="76FBB8C8"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ECD4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596B3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617B92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0A7CA378"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7E7931E9"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24D45B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7F4C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629578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1B4A8D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62631B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FB952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786554"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AD43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5B65FF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731675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3EC4360"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43A033B3"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51FF6B7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9E1A28D"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7025C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50168C7"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521D883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ED86BDE"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EC99023"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5AB70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D0793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B452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60E47C4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FAEF9B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6AFBC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EE12E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FC12C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09E43A5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8815C7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5C5B1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C3B2F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59616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76215A9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39DCAB5"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7764B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043435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F79FE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19E092D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9CF1F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37FADF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2E68A4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7F73D5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780D1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76D4EC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177486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5F9F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B6D0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65B4D97"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459BB5F3"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01A00F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4894F3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52B073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ADF461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7BC908C"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6801F3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DE90D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0B92C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8E9F019"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229067C7"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5A0E2D3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1ACA867"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7C54F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278905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4EA990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992537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CE9DA1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6260A4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308A54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45CD8C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64749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D9923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76E71D2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B558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3BFEBA8B" w14:textId="77777777" w:rsidR="00AF3822" w:rsidRPr="005C667E" w:rsidRDefault="00AF3822" w:rsidP="00AF3822">
            <w:pPr>
              <w:jc w:val="center"/>
              <w:rPr>
                <w:rFonts w:ascii="Times New Roman" w:hAnsi="Times New Roman"/>
                <w:lang w:val="en-GB"/>
              </w:rPr>
            </w:pPr>
          </w:p>
        </w:tc>
      </w:tr>
      <w:tr w:rsidR="00AF3822" w:rsidRPr="005C667E" w14:paraId="6BC3BD9C"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67E9047D"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15E16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419277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2AED46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FD8883F" w14:textId="77777777">
        <w:trPr>
          <w:cantSplit/>
        </w:trPr>
        <w:tc>
          <w:tcPr>
            <w:tcW w:w="5040" w:type="dxa"/>
            <w:tcBorders>
              <w:top w:val="single" w:sz="6" w:space="0" w:color="auto"/>
              <w:left w:val="double" w:sz="6" w:space="0" w:color="auto"/>
              <w:bottom w:val="double" w:sz="6" w:space="0" w:color="auto"/>
              <w:right w:val="single" w:sz="6" w:space="0" w:color="auto"/>
            </w:tcBorders>
          </w:tcPr>
          <w:p w14:paraId="4F4DEE2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7BB617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13C2821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2804EB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1BE48BF" w14:textId="77777777" w:rsidR="00B01194" w:rsidRDefault="00B01194" w:rsidP="00AF3822">
      <w:pPr>
        <w:jc w:val="center"/>
        <w:rPr>
          <w:rFonts w:ascii="Times New Roman" w:hAnsi="Times New Roman"/>
          <w:i/>
          <w:lang w:val="en-GB"/>
        </w:rPr>
      </w:pPr>
    </w:p>
    <w:p w14:paraId="10EFBD5E" w14:textId="49433112"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B01194">
        <w:rPr>
          <w:rFonts w:ascii="Copperplate Light" w:hAnsi="Copperplate Light"/>
          <w:i/>
          <w:iCs/>
          <w:u w:val="single"/>
          <w:lang w:val="en-GB"/>
        </w:rPr>
        <w:t>Radtrans</w:t>
      </w:r>
      <w:proofErr w:type="spellEnd"/>
      <w:r w:rsidRPr="00B01194">
        <w:rPr>
          <w:rFonts w:ascii="Times New Roman" w:hAnsi="Times New Roman"/>
          <w:i/>
          <w:iCs/>
          <w:lang w:val="en-GB"/>
        </w:rPr>
        <w:t xml:space="preserve"> </w:t>
      </w:r>
      <w:r w:rsidRPr="005C667E">
        <w:rPr>
          <w:rFonts w:ascii="Times New Roman" w:hAnsi="Times New Roman"/>
          <w:i/>
          <w:lang w:val="en-GB"/>
        </w:rPr>
        <w:t>Spectral Models</w:t>
      </w:r>
    </w:p>
    <w:p w14:paraId="584088E0" w14:textId="71CD8C26"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Heavily shaded options </w:t>
      </w:r>
      <w:r w:rsidR="00B01194">
        <w:rPr>
          <w:rFonts w:ascii="Times New Roman" w:hAnsi="Times New Roman"/>
          <w:i/>
          <w:lang w:val="en-GB"/>
        </w:rPr>
        <w:t>incomplete.</w:t>
      </w:r>
    </w:p>
    <w:p w14:paraId="3ECFEF63" w14:textId="77777777" w:rsidR="00AF3822" w:rsidRPr="005C667E" w:rsidRDefault="00AF3822" w:rsidP="00AF3822">
      <w:pPr>
        <w:jc w:val="center"/>
        <w:rPr>
          <w:rFonts w:ascii="Times New Roman" w:hAnsi="Times New Roman"/>
          <w:i/>
          <w:lang w:val="en-GB"/>
        </w:rPr>
      </w:pPr>
    </w:p>
    <w:p w14:paraId="4A1F8607" w14:textId="77777777" w:rsidR="00AF3822" w:rsidRPr="005C667E" w:rsidRDefault="00AF3822" w:rsidP="00AF3822">
      <w:pPr>
        <w:tabs>
          <w:tab w:val="right" w:pos="8280"/>
        </w:tabs>
        <w:rPr>
          <w:rFonts w:ascii="Times New Roman" w:hAnsi="Times New Roman"/>
          <w:b/>
          <w:lang w:val="en-GB"/>
        </w:rPr>
      </w:pPr>
    </w:p>
    <w:p w14:paraId="366584F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bookmarkStart w:id="16" w:name="_Toc66107542"/>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bookmarkEnd w:id="16"/>
    </w:p>
    <w:p w14:paraId="6FAA1FE9" w14:textId="77777777" w:rsidR="00AF3822" w:rsidRPr="005C667E" w:rsidRDefault="00AF3822" w:rsidP="00AF3822">
      <w:pPr>
        <w:rPr>
          <w:rFonts w:ascii="Times New Roman" w:hAnsi="Times New Roman"/>
          <w:lang w:val="en-GB"/>
        </w:rPr>
      </w:pPr>
    </w:p>
    <w:p w14:paraId="6C973257"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7F7327D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FCB72A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9BED7" w14:textId="77777777" w:rsidR="00AF3822" w:rsidRPr="005C667E" w:rsidRDefault="00AF3822" w:rsidP="00AF3822">
      <w:pPr>
        <w:rPr>
          <w:rFonts w:ascii="Times New Roman" w:hAnsi="Times New Roman"/>
          <w:lang w:val="en-GB"/>
        </w:rPr>
      </w:pPr>
    </w:p>
    <w:p w14:paraId="1A1B200A"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DA8E29F"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5E8FFDBE" wp14:editId="55064FF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730AB012"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
    <w:p w14:paraId="7C119939" w14:textId="77777777" w:rsidR="00AF3822" w:rsidRDefault="00AF3822" w:rsidP="00AF3822">
      <w:pPr>
        <w:rPr>
          <w:rFonts w:ascii="Times New Roman" w:hAnsi="Times New Roman"/>
          <w:lang w:val="en-GB"/>
        </w:rPr>
      </w:pPr>
    </w:p>
    <w:p w14:paraId="4A30151F"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w:t>
      </w:r>
      <w:r w:rsidR="00BC7BA9">
        <w:rPr>
          <w:rFonts w:ascii="Times New Roman" w:hAnsi="Times New Roman"/>
          <w:lang w:val="en-GB"/>
        </w:rPr>
        <w:t>i.e.,</w:t>
      </w:r>
      <w:r>
        <w:rPr>
          <w:rFonts w:ascii="Times New Roman" w:hAnsi="Times New Roman"/>
          <w:lang w:val="en-GB"/>
        </w:rPr>
        <w:t xml:space="preserv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31A71204" w14:textId="77777777" w:rsidR="00AF3822" w:rsidRDefault="00AF3822" w:rsidP="00AF3822">
      <w:pPr>
        <w:rPr>
          <w:rFonts w:ascii="Times New Roman" w:hAnsi="Times New Roman"/>
          <w:lang w:val="en-GB"/>
        </w:rPr>
      </w:pPr>
    </w:p>
    <w:p w14:paraId="716AEF6D" w14:textId="75868683"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w:t>
      </w:r>
      <w:proofErr w:type="gramStart"/>
      <w:r>
        <w:rPr>
          <w:rFonts w:ascii="Times New Roman" w:hAnsi="Times New Roman"/>
          <w:lang w:val="en-GB"/>
        </w:rPr>
        <w:t>doubled</w:t>
      </w:r>
      <w:proofErr w:type="gramEnd"/>
      <w:r>
        <w:rPr>
          <w:rFonts w:ascii="Times New Roman" w:hAnsi="Times New Roman"/>
          <w:lang w:val="en-GB"/>
        </w:rPr>
        <w:t xml:space="preserve">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w:t>
      </w:r>
      <w:r w:rsidR="00B01194">
        <w:rPr>
          <w:rFonts w:ascii="Times New Roman" w:hAnsi="Times New Roman"/>
          <w:lang w:val="en-GB"/>
        </w:rPr>
        <w:t>,</w:t>
      </w:r>
      <w:r>
        <w:rPr>
          <w:rFonts w:ascii="Times New Roman" w:hAnsi="Times New Roman"/>
          <w:lang w:val="en-GB"/>
        </w:rPr>
        <w:t xml:space="preserve"> the number of integration steps is doubled and so on. </w:t>
      </w:r>
    </w:p>
    <w:p w14:paraId="2E702FD8" w14:textId="77777777" w:rsidR="00AF3822" w:rsidRPr="005C667E" w:rsidRDefault="00AF3822" w:rsidP="00AF3822">
      <w:pPr>
        <w:rPr>
          <w:rFonts w:ascii="Times New Roman" w:hAnsi="Times New Roman"/>
          <w:lang w:val="en-GB"/>
        </w:rPr>
      </w:pPr>
    </w:p>
    <w:p w14:paraId="20E84611" w14:textId="77777777" w:rsidR="00AF3822" w:rsidRPr="005C667E" w:rsidRDefault="00AF3822" w:rsidP="00AF3822">
      <w:pPr>
        <w:tabs>
          <w:tab w:val="right" w:pos="8280"/>
        </w:tabs>
        <w:outlineLvl w:val="2"/>
        <w:rPr>
          <w:rFonts w:ascii="Times New Roman" w:hAnsi="Times New Roman"/>
          <w:b/>
          <w:lang w:val="en-GB"/>
        </w:rPr>
      </w:pPr>
      <w:bookmarkStart w:id="17" w:name="_Toc66107543"/>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bookmarkEnd w:id="17"/>
      <w:proofErr w:type="spellEnd"/>
    </w:p>
    <w:p w14:paraId="09D4B06D" w14:textId="77777777" w:rsidR="00AF3822" w:rsidRPr="005C667E" w:rsidRDefault="00AF3822" w:rsidP="00AF3822">
      <w:pPr>
        <w:tabs>
          <w:tab w:val="right" w:pos="8280"/>
        </w:tabs>
        <w:rPr>
          <w:rFonts w:ascii="Times New Roman" w:hAnsi="Times New Roman"/>
          <w:b/>
          <w:lang w:val="en-GB"/>
        </w:rPr>
      </w:pPr>
    </w:p>
    <w:p w14:paraId="3F810C8E" w14:textId="31D8779B"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D92D3D">
        <w:rPr>
          <w:rFonts w:ascii="Copperplate Light" w:hAnsi="Copperplate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w:t>
      </w:r>
      <w:r w:rsidR="00BC7BA9">
        <w:rPr>
          <w:rFonts w:ascii="Times New Roman" w:hAnsi="Times New Roman"/>
          <w:lang w:val="en-GB"/>
        </w:rPr>
        <w:t xml:space="preserve"> However, </w:t>
      </w:r>
      <w:r>
        <w:rPr>
          <w:rFonts w:ascii="Times New Roman" w:hAnsi="Times New Roman"/>
          <w:lang w:val="en-GB"/>
        </w:rPr>
        <w:t>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w:t>
      </w:r>
      <w:r w:rsidR="00D92D3D">
        <w:rPr>
          <w:rFonts w:ascii="Times New Roman" w:hAnsi="Times New Roman"/>
          <w:lang w:val="en-GB"/>
        </w:rPr>
        <w:t>,</w:t>
      </w:r>
      <w:r w:rsidRPr="005C667E">
        <w:rPr>
          <w:rFonts w:ascii="Times New Roman" w:hAnsi="Times New Roman"/>
          <w:lang w:val="en-GB"/>
        </w:rPr>
        <w:t xml:space="preserve">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54CB7DF3" w14:textId="77777777" w:rsidR="00AF3822" w:rsidRPr="005C667E" w:rsidRDefault="00AF3822" w:rsidP="00AF3822">
      <w:pPr>
        <w:tabs>
          <w:tab w:val="right" w:pos="8280"/>
        </w:tabs>
        <w:rPr>
          <w:rFonts w:ascii="Times New Roman" w:hAnsi="Times New Roman"/>
          <w:lang w:val="en-GB"/>
        </w:rPr>
      </w:pPr>
    </w:p>
    <w:p w14:paraId="1DABAF5E" w14:textId="77777777" w:rsidR="00AF3822" w:rsidRPr="005C667E" w:rsidRDefault="00AF3822" w:rsidP="00AF3822">
      <w:pPr>
        <w:tabs>
          <w:tab w:val="right" w:pos="8280"/>
        </w:tabs>
        <w:outlineLvl w:val="1"/>
        <w:rPr>
          <w:rFonts w:ascii="Times New Roman" w:hAnsi="Times New Roman"/>
          <w:b/>
          <w:lang w:val="en-GB"/>
        </w:rPr>
      </w:pPr>
      <w:bookmarkStart w:id="18" w:name="_Toc66107544"/>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bookmarkEnd w:id="18"/>
    </w:p>
    <w:p w14:paraId="5E7365B0" w14:textId="77777777" w:rsidR="00AF3822" w:rsidRPr="005C667E" w:rsidRDefault="00AF3822" w:rsidP="00AF3822">
      <w:pPr>
        <w:rPr>
          <w:rFonts w:ascii="Times New Roman" w:hAnsi="Times New Roman"/>
          <w:lang w:val="en-GB"/>
        </w:rPr>
      </w:pPr>
    </w:p>
    <w:p w14:paraId="0C110827" w14:textId="58713346"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sidR="00BC7BA9">
        <w:rPr>
          <w:rFonts w:ascii="Times New Roman" w:hAnsi="Times New Roman"/>
          <w:lang w:val="en-GB"/>
        </w:rPr>
        <w:t>i.e.,</w:t>
      </w:r>
      <w:r>
        <w:rPr>
          <w:rFonts w:ascii="Times New Roman" w:hAnsi="Times New Roman"/>
          <w:lang w:val="en-GB"/>
        </w:rPr>
        <w:t xml:space="preserve"> </w:t>
      </w:r>
      <w:r w:rsidRPr="005C667E">
        <w:rPr>
          <w:rFonts w:ascii="Times New Roman" w:hAnsi="Times New Roman"/>
          <w:lang w:val="en-GB"/>
        </w:rPr>
        <w:t xml:space="preserve">integrated absorptions) may simply be added. The models are generally not so accurate as line-by-line </w:t>
      </w:r>
      <w:proofErr w:type="gramStart"/>
      <w:r w:rsidRPr="005C667E">
        <w:rPr>
          <w:rFonts w:ascii="Times New Roman" w:hAnsi="Times New Roman"/>
          <w:lang w:val="en-GB"/>
        </w:rPr>
        <w:t>models</w:t>
      </w:r>
      <w:r w:rsidR="00BC7BA9">
        <w:rPr>
          <w:rFonts w:ascii="Times New Roman" w:hAnsi="Times New Roman"/>
          <w:lang w:val="en-GB"/>
        </w:rPr>
        <w:t>,</w:t>
      </w:r>
      <w:r w:rsidRPr="005C667E">
        <w:rPr>
          <w:rFonts w:ascii="Times New Roman" w:hAnsi="Times New Roman"/>
          <w:lang w:val="en-GB"/>
        </w:rPr>
        <w:t xml:space="preserve"> but</w:t>
      </w:r>
      <w:proofErr w:type="gramEnd"/>
      <w:r w:rsidRPr="005C667E">
        <w:rPr>
          <w:rFonts w:ascii="Times New Roman" w:hAnsi="Times New Roman"/>
          <w:lang w:val="en-GB"/>
        </w:rPr>
        <w:t xml:space="preserve"> have the advantage that they are </w:t>
      </w:r>
      <w:r w:rsidRPr="005C667E">
        <w:rPr>
          <w:rFonts w:ascii="Times New Roman" w:hAnsi="Times New Roman"/>
          <w:b/>
          <w:lang w:val="en-GB"/>
        </w:rPr>
        <w:t>much</w:t>
      </w:r>
      <w:r w:rsidRPr="005C667E">
        <w:rPr>
          <w:rFonts w:ascii="Times New Roman" w:hAnsi="Times New Roman"/>
          <w:lang w:val="en-GB"/>
        </w:rPr>
        <w:t xml:space="preserve"> faster and</w:t>
      </w:r>
      <w:r w:rsidR="00D92D3D">
        <w:rPr>
          <w:rFonts w:ascii="Times New Roman" w:hAnsi="Times New Roman"/>
          <w:lang w:val="en-GB"/>
        </w:rPr>
        <w:t>,</w:t>
      </w:r>
      <w:r w:rsidRPr="005C667E">
        <w:rPr>
          <w:rFonts w:ascii="Times New Roman" w:hAnsi="Times New Roman"/>
          <w:lang w:val="en-GB"/>
        </w:rPr>
        <w:t xml:space="preserve">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4727346" w14:textId="77777777" w:rsidR="00AF3822" w:rsidRPr="005C667E" w:rsidRDefault="00AF3822" w:rsidP="00AF3822">
      <w:pPr>
        <w:rPr>
          <w:rFonts w:ascii="Times New Roman" w:hAnsi="Times New Roman"/>
          <w:lang w:val="en-GB"/>
        </w:rPr>
      </w:pPr>
    </w:p>
    <w:p w14:paraId="35BCF343" w14:textId="77777777" w:rsidR="00AF3822" w:rsidRPr="005C667E" w:rsidRDefault="00AF3822" w:rsidP="00AF3822">
      <w:pPr>
        <w:outlineLvl w:val="2"/>
        <w:rPr>
          <w:rFonts w:ascii="Times New Roman" w:hAnsi="Times New Roman"/>
          <w:b/>
          <w:lang w:val="en-GB"/>
        </w:rPr>
      </w:pPr>
      <w:bookmarkStart w:id="19" w:name="_Toc66107545"/>
      <w:r>
        <w:rPr>
          <w:rFonts w:ascii="Times New Roman" w:hAnsi="Times New Roman"/>
          <w:b/>
          <w:lang w:val="en-GB"/>
        </w:rPr>
        <w:t>5</w:t>
      </w:r>
      <w:r w:rsidRPr="005C667E">
        <w:rPr>
          <w:rFonts w:ascii="Times New Roman" w:hAnsi="Times New Roman"/>
          <w:b/>
          <w:lang w:val="en-GB"/>
        </w:rPr>
        <w:t>.2.1 Band Models using Line data (ICONV=10, ICONV=11)</w:t>
      </w:r>
      <w:bookmarkEnd w:id="19"/>
    </w:p>
    <w:p w14:paraId="2CCD18F9" w14:textId="77777777" w:rsidR="00AF3822" w:rsidRPr="005C667E" w:rsidRDefault="00AF3822" w:rsidP="00AF3822">
      <w:pPr>
        <w:rPr>
          <w:rFonts w:ascii="Times New Roman" w:hAnsi="Times New Roman"/>
          <w:lang w:val="en-GB"/>
        </w:rPr>
      </w:pPr>
    </w:p>
    <w:p w14:paraId="5343D4CF"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w:t>
      </w:r>
      <w:proofErr w:type="gramStart"/>
      <w:r>
        <w:rPr>
          <w:rFonts w:ascii="Times New Roman" w:hAnsi="Times New Roman"/>
          <w:lang w:val="en-GB"/>
        </w:rPr>
        <w:t>a number of</w:t>
      </w:r>
      <w:proofErr w:type="gramEnd"/>
      <w:r>
        <w:rPr>
          <w:rFonts w:ascii="Times New Roman" w:hAnsi="Times New Roman"/>
          <w:lang w:val="en-GB"/>
        </w:rPr>
        <w:t xml:space="preserve"> possible approximations. </w:t>
      </w:r>
    </w:p>
    <w:p w14:paraId="6C47E68F" w14:textId="77777777" w:rsidR="00AF3822" w:rsidRDefault="00AF3822" w:rsidP="00AF3822">
      <w:pPr>
        <w:rPr>
          <w:rFonts w:ascii="Times New Roman" w:hAnsi="Times New Roman"/>
          <w:lang w:val="en-GB"/>
        </w:rPr>
      </w:pPr>
    </w:p>
    <w:p w14:paraId="1D64E23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4247A2A9"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5138143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8C5E56">
        <w:rPr>
          <w:rFonts w:ascii="Times New Roman" w:hAnsi="Times New Roman"/>
          <w:noProof/>
          <w:position w:val="-16"/>
          <w:lang w:val="en-GB"/>
        </w:rPr>
        <w:drawing>
          <wp:inline distT="0" distB="0" distL="0" distR="0" wp14:anchorId="6E35BC4C" wp14:editId="1E859118">
            <wp:extent cx="2279650" cy="31496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absorber amount)</w:t>
      </w:r>
    </w:p>
    <w:p w14:paraId="6F6BA418"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0F831612" w14:textId="77777777" w:rsidR="00AF3822" w:rsidRPr="005C667E" w:rsidRDefault="00AF3822" w:rsidP="00AF3822">
      <w:pPr>
        <w:rPr>
          <w:rFonts w:ascii="Times New Roman" w:hAnsi="Times New Roman"/>
          <w:lang w:val="en-GB"/>
        </w:rPr>
      </w:pPr>
    </w:p>
    <w:p w14:paraId="32F273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1A32A543" w14:textId="77777777" w:rsidR="00AF3822" w:rsidRPr="005C667E" w:rsidRDefault="00AF3822" w:rsidP="00AF3822">
      <w:pPr>
        <w:rPr>
          <w:rFonts w:ascii="Times New Roman" w:hAnsi="Times New Roman"/>
          <w:lang w:val="en-GB"/>
        </w:rPr>
      </w:pPr>
    </w:p>
    <w:p w14:paraId="23FAC22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proofErr w:type="gramStart"/>
      <w:r w:rsidRPr="005C667E">
        <w:rPr>
          <w:rFonts w:ascii="Times New Roman" w:hAnsi="Times New Roman"/>
          <w:lang w:val="en-GB"/>
        </w:rPr>
        <w:t>using</w:t>
      </w:r>
      <w:proofErr w:type="gramEnd"/>
      <w:r w:rsidRPr="005C667E">
        <w:rPr>
          <w:rFonts w:ascii="Times New Roman" w:hAnsi="Times New Roman"/>
          <w:lang w:val="en-GB"/>
        </w:rPr>
        <w:t xml:space="preserve"> </w:t>
      </w:r>
    </w:p>
    <w:p w14:paraId="65F6F83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8C5E56">
        <w:rPr>
          <w:rFonts w:ascii="Times New Roman" w:hAnsi="Times New Roman"/>
          <w:noProof/>
          <w:position w:val="-22"/>
          <w:lang w:val="en-GB"/>
        </w:rPr>
        <w:drawing>
          <wp:inline distT="0" distB="0" distL="0" distR="0" wp14:anchorId="051C0556" wp14:editId="1F056FE3">
            <wp:extent cx="877570" cy="51308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7570" cy="513080"/>
                    </a:xfrm>
                    <a:prstGeom prst="rect">
                      <a:avLst/>
                    </a:prstGeom>
                    <a:noFill/>
                    <a:ln>
                      <a:noFill/>
                    </a:ln>
                  </pic:spPr>
                </pic:pic>
              </a:graphicData>
            </a:graphic>
          </wp:inline>
        </w:drawing>
      </w:r>
      <w:r w:rsidRPr="005C667E">
        <w:rPr>
          <w:rFonts w:ascii="Times New Roman" w:hAnsi="Times New Roman"/>
          <w:lang w:val="en-GB"/>
        </w:rPr>
        <w:t xml:space="preserve"> </w:t>
      </w:r>
    </w:p>
    <w:p w14:paraId="4E9DD3C3"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8C5E56">
        <w:rPr>
          <w:rFonts w:ascii="Times New Roman" w:hAnsi="Times New Roman"/>
          <w:noProof/>
          <w:position w:val="-46"/>
          <w:lang w:val="en-GB"/>
        </w:rPr>
        <w:drawing>
          <wp:inline distT="0" distB="0" distL="0" distR="0" wp14:anchorId="2EA2216C" wp14:editId="1CE8EA6D">
            <wp:extent cx="1149350" cy="661035"/>
            <wp:effectExtent l="0" t="0" r="0" b="0"/>
            <wp:docPr id="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9350" cy="661035"/>
                    </a:xfrm>
                    <a:prstGeom prst="rect">
                      <a:avLst/>
                    </a:prstGeom>
                    <a:noFill/>
                    <a:ln>
                      <a:noFill/>
                    </a:ln>
                  </pic:spPr>
                </pic:pic>
              </a:graphicData>
            </a:graphic>
          </wp:inline>
        </w:drawing>
      </w:r>
    </w:p>
    <w:p w14:paraId="17D1C20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 xml:space="preserve">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650C2B87"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6"/>
          <w:lang w:val="en-GB"/>
        </w:rPr>
        <w:drawing>
          <wp:inline distT="0" distB="0" distL="0" distR="0" wp14:anchorId="2E76284C" wp14:editId="05F4B724">
            <wp:extent cx="2113280" cy="51308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3280" cy="513080"/>
                    </a:xfrm>
                    <a:prstGeom prst="rect">
                      <a:avLst/>
                    </a:prstGeom>
                    <a:noFill/>
                    <a:ln>
                      <a:noFill/>
                    </a:ln>
                  </pic:spPr>
                </pic:pic>
              </a:graphicData>
            </a:graphic>
          </wp:inline>
        </w:drawing>
      </w:r>
    </w:p>
    <w:p w14:paraId="1EEEB65B"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46D69281" w14:textId="77777777" w:rsidR="00AF3822" w:rsidRPr="005C667E" w:rsidRDefault="008C5E56" w:rsidP="00AF3822">
      <w:pPr>
        <w:ind w:left="540"/>
        <w:jc w:val="left"/>
        <w:rPr>
          <w:rFonts w:ascii="Times New Roman" w:hAnsi="Times New Roman"/>
          <w:lang w:val="en-GB"/>
        </w:rPr>
      </w:pPr>
      <w:r>
        <w:rPr>
          <w:rFonts w:ascii="Times New Roman" w:hAnsi="Times New Roman"/>
          <w:noProof/>
          <w:position w:val="-22"/>
          <w:lang w:val="en-GB"/>
        </w:rPr>
        <w:drawing>
          <wp:inline distT="0" distB="0" distL="0" distR="0" wp14:anchorId="18229727" wp14:editId="020D7A0E">
            <wp:extent cx="951230" cy="35242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is the weak limit of the optical thickness and </w:t>
      </w:r>
      <w:r>
        <w:rPr>
          <w:rFonts w:ascii="Times New Roman" w:hAnsi="Times New Roman"/>
          <w:noProof/>
          <w:position w:val="-22"/>
          <w:lang w:val="en-GB"/>
        </w:rPr>
        <w:drawing>
          <wp:inline distT="0" distB="0" distL="0" distR="0" wp14:anchorId="5A10181E" wp14:editId="367A171C">
            <wp:extent cx="1167765" cy="35242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7765" cy="352425"/>
                    </a:xfrm>
                    <a:prstGeom prst="rect">
                      <a:avLst/>
                    </a:prstGeom>
                    <a:noFill/>
                    <a:ln>
                      <a:noFill/>
                    </a:ln>
                  </pic:spPr>
                </pic:pic>
              </a:graphicData>
            </a:graphic>
          </wp:inline>
        </w:drawing>
      </w:r>
      <w:r w:rsidR="00AF3822" w:rsidRPr="005C667E">
        <w:rPr>
          <w:rFonts w:ascii="Times New Roman" w:hAnsi="Times New Roman"/>
          <w:lang w:val="en-GB"/>
        </w:rPr>
        <w:t xml:space="preserve"> is the strong limit.</w:t>
      </w:r>
    </w:p>
    <w:p w14:paraId="30BF49B6" w14:textId="77777777" w:rsidR="00AF3822" w:rsidRPr="005C667E" w:rsidRDefault="00AF3822" w:rsidP="00AF3822">
      <w:pPr>
        <w:ind w:left="720" w:hanging="360"/>
        <w:rPr>
          <w:rFonts w:ascii="Times New Roman" w:hAnsi="Times New Roman"/>
          <w:lang w:val="en-GB"/>
        </w:rPr>
      </w:pPr>
    </w:p>
    <w:p w14:paraId="357BA5B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p>
    <w:p w14:paraId="6390DB61"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8"/>
          <w:lang w:val="en-GB"/>
        </w:rPr>
        <w:drawing>
          <wp:inline distT="0" distB="0" distL="0" distR="0" wp14:anchorId="04D56059" wp14:editId="08DDDB46">
            <wp:extent cx="1575435" cy="3149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r w:rsidR="00AF3822" w:rsidRPr="005C667E">
        <w:rPr>
          <w:rFonts w:ascii="Times New Roman" w:hAnsi="Times New Roman"/>
          <w:lang w:val="en-GB"/>
        </w:rPr>
        <w:t xml:space="preserve"> </w:t>
      </w:r>
    </w:p>
    <w:p w14:paraId="473D1525" w14:textId="77777777" w:rsidR="00AF3822" w:rsidRPr="005C667E" w:rsidRDefault="00AF3822" w:rsidP="00AF3822">
      <w:pPr>
        <w:ind w:left="720" w:hanging="360"/>
        <w:jc w:val="center"/>
        <w:rPr>
          <w:rFonts w:ascii="Times New Roman" w:hAnsi="Times New Roman"/>
          <w:lang w:val="en-GB"/>
        </w:rPr>
      </w:pPr>
    </w:p>
    <w:p w14:paraId="0D60FE6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5D0CF768"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6"/>
          <w:lang w:val="en-GB"/>
        </w:rPr>
        <w:drawing>
          <wp:inline distT="0" distB="0" distL="0" distR="0" wp14:anchorId="4231D4F6" wp14:editId="0CC3B49E">
            <wp:extent cx="2915920" cy="28448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5920" cy="284480"/>
                    </a:xfrm>
                    <a:prstGeom prst="rect">
                      <a:avLst/>
                    </a:prstGeom>
                    <a:noFill/>
                    <a:ln>
                      <a:noFill/>
                    </a:ln>
                  </pic:spPr>
                </pic:pic>
              </a:graphicData>
            </a:graphic>
          </wp:inline>
        </w:drawing>
      </w:r>
    </w:p>
    <w:p w14:paraId="557C34E2"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905B5B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AF4BD4E" wp14:editId="2A0F441C">
            <wp:extent cx="629920" cy="4013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20" cy="401320"/>
                    </a:xfrm>
                    <a:prstGeom prst="rect">
                      <a:avLst/>
                    </a:prstGeom>
                    <a:noFill/>
                    <a:ln>
                      <a:noFill/>
                    </a:ln>
                  </pic:spPr>
                </pic:pic>
              </a:graphicData>
            </a:graphic>
          </wp:inline>
        </w:drawing>
      </w:r>
      <w:r w:rsidR="00AF3822" w:rsidRPr="005C667E">
        <w:rPr>
          <w:rFonts w:ascii="Times New Roman" w:hAnsi="Times New Roman"/>
          <w:lang w:val="en-GB"/>
        </w:rPr>
        <w:t xml:space="preserve"> and </w:t>
      </w:r>
      <w:r>
        <w:rPr>
          <w:rFonts w:ascii="Times New Roman" w:hAnsi="Times New Roman"/>
          <w:noProof/>
          <w:position w:val="-22"/>
          <w:lang w:val="en-GB"/>
        </w:rPr>
        <w:drawing>
          <wp:inline distT="0" distB="0" distL="0" distR="0" wp14:anchorId="26B4B9CB" wp14:editId="7E486F7E">
            <wp:extent cx="661035" cy="40132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035" cy="401320"/>
                    </a:xfrm>
                    <a:prstGeom prst="rect">
                      <a:avLst/>
                    </a:prstGeom>
                    <a:noFill/>
                    <a:ln>
                      <a:noFill/>
                    </a:ln>
                  </pic:spPr>
                </pic:pic>
              </a:graphicData>
            </a:graphic>
          </wp:inline>
        </w:drawing>
      </w:r>
    </w:p>
    <w:p w14:paraId="0B1911BD"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5BCA347C" w14:textId="77777777" w:rsidR="00AF3822" w:rsidRPr="005C667E" w:rsidRDefault="00AF3822" w:rsidP="00AF3822">
      <w:pPr>
        <w:jc w:val="left"/>
        <w:rPr>
          <w:rFonts w:ascii="Times New Roman" w:hAnsi="Times New Roman"/>
          <w:lang w:val="en-GB"/>
        </w:rPr>
      </w:pPr>
    </w:p>
    <w:p w14:paraId="774C550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4667FC63" w14:textId="77777777" w:rsidR="00AF3822" w:rsidRPr="005C667E" w:rsidRDefault="00AF3822" w:rsidP="00AF3822">
      <w:pPr>
        <w:jc w:val="left"/>
        <w:rPr>
          <w:rFonts w:ascii="Times New Roman" w:hAnsi="Times New Roman"/>
          <w:lang w:val="en-GB"/>
        </w:rPr>
      </w:pPr>
    </w:p>
    <w:p w14:paraId="1E4A3703"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202D27C9"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F5C1E9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8C5E56">
        <w:rPr>
          <w:rFonts w:ascii="Times New Roman" w:hAnsi="Times New Roman"/>
          <w:noProof/>
          <w:position w:val="-16"/>
          <w:lang w:val="en-GB"/>
        </w:rPr>
        <w:drawing>
          <wp:inline distT="0" distB="0" distL="0" distR="0" wp14:anchorId="3BEA314E" wp14:editId="227252FB">
            <wp:extent cx="2279650" cy="31496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w:t>
      </w:r>
    </w:p>
    <w:p w14:paraId="0C0F49A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41892C43" w14:textId="77777777" w:rsidR="00AF3822" w:rsidRPr="005C667E" w:rsidRDefault="00AF3822" w:rsidP="00AF3822">
      <w:pPr>
        <w:rPr>
          <w:rFonts w:ascii="Times New Roman" w:hAnsi="Times New Roman"/>
          <w:lang w:val="en-GB"/>
        </w:rPr>
      </w:pPr>
    </w:p>
    <w:p w14:paraId="4673E0B4"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6680357A"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F906C3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4294BDE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5F46B9D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37541BF0"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30C08DD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660D7D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E99D9F1" w14:textId="77777777" w:rsidR="00AF3822" w:rsidRPr="005C667E" w:rsidRDefault="00AF3822" w:rsidP="00AF3822">
      <w:pPr>
        <w:jc w:val="left"/>
        <w:rPr>
          <w:rFonts w:ascii="Times New Roman" w:hAnsi="Times New Roman"/>
          <w:lang w:val="en-GB"/>
        </w:rPr>
      </w:pPr>
    </w:p>
    <w:p w14:paraId="5F4AB277"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FAD56BF" w14:textId="77777777" w:rsidR="00AF3822" w:rsidRPr="005C667E" w:rsidRDefault="00AF3822" w:rsidP="00AF3822">
      <w:pPr>
        <w:jc w:val="left"/>
        <w:rPr>
          <w:rFonts w:ascii="Times New Roman" w:hAnsi="Times New Roman"/>
          <w:lang w:val="en-GB"/>
        </w:rPr>
      </w:pPr>
    </w:p>
    <w:p w14:paraId="47E5BD38"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5398F3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DBE52A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79762FF3"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461A889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02F6164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35C1F923" w14:textId="77777777" w:rsidR="00AF3822" w:rsidRPr="005C667E" w:rsidRDefault="00AF3822" w:rsidP="00AF3822">
      <w:pPr>
        <w:jc w:val="left"/>
        <w:rPr>
          <w:rFonts w:ascii="Times New Roman" w:hAnsi="Times New Roman"/>
          <w:lang w:val="en-GB"/>
        </w:rPr>
      </w:pPr>
    </w:p>
    <w:p w14:paraId="6D7F8EE7" w14:textId="77777777" w:rsidR="00AF3822" w:rsidRPr="005C667E" w:rsidRDefault="00AF3822" w:rsidP="00AF3822">
      <w:pPr>
        <w:rPr>
          <w:rFonts w:ascii="Times New Roman" w:hAnsi="Times New Roman"/>
          <w:lang w:val="en-GB"/>
        </w:rPr>
      </w:pPr>
    </w:p>
    <w:p w14:paraId="519A26EF" w14:textId="77777777" w:rsidR="00AF3822" w:rsidRPr="005C667E" w:rsidRDefault="00AF3822" w:rsidP="00AF3822">
      <w:pPr>
        <w:tabs>
          <w:tab w:val="right" w:pos="8280"/>
        </w:tabs>
        <w:outlineLvl w:val="2"/>
        <w:rPr>
          <w:rFonts w:ascii="Times New Roman" w:hAnsi="Times New Roman"/>
          <w:b/>
          <w:lang w:val="en-GB"/>
        </w:rPr>
      </w:pPr>
      <w:bookmarkStart w:id="20" w:name="_Toc66107546"/>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bookmarkEnd w:id="20"/>
    </w:p>
    <w:p w14:paraId="21D471C6" w14:textId="77777777" w:rsidR="00AF3822" w:rsidRPr="005C667E" w:rsidRDefault="00AF3822" w:rsidP="00AF3822">
      <w:pPr>
        <w:rPr>
          <w:rFonts w:ascii="Times New Roman" w:hAnsi="Times New Roman"/>
          <w:b/>
          <w:lang w:val="en-GB"/>
        </w:rPr>
      </w:pPr>
    </w:p>
    <w:p w14:paraId="6E1D6F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8C5E56">
        <w:rPr>
          <w:rFonts w:ascii="Times New Roman" w:hAnsi="Times New Roman"/>
          <w:noProof/>
          <w:position w:val="-12"/>
          <w:lang w:val="en-GB"/>
        </w:rPr>
        <w:drawing>
          <wp:inline distT="0" distB="0" distL="0" distR="0" wp14:anchorId="16E63244" wp14:editId="18230E55">
            <wp:extent cx="432435" cy="2349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 The available models are:</w:t>
      </w:r>
    </w:p>
    <w:p w14:paraId="7A44BE68" w14:textId="77777777" w:rsidR="00AF3822" w:rsidRPr="005C667E" w:rsidRDefault="00AF3822" w:rsidP="00AF3822">
      <w:pPr>
        <w:rPr>
          <w:rFonts w:ascii="Times New Roman" w:hAnsi="Times New Roman"/>
          <w:lang w:val="en-GB"/>
        </w:rPr>
      </w:pPr>
    </w:p>
    <w:p w14:paraId="3A49945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33CCB17C"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4EC1C0C1"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7A0C9CB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 xml:space="preserve">Not </w:t>
      </w:r>
      <w:proofErr w:type="gramStart"/>
      <w:r w:rsidRPr="005C667E">
        <w:rPr>
          <w:rFonts w:ascii="Times New Roman" w:hAnsi="Times New Roman"/>
          <w:lang w:val="en-GB"/>
        </w:rPr>
        <w:t>completed</w:t>
      </w:r>
      <w:proofErr w:type="gramEnd"/>
    </w:p>
    <w:p w14:paraId="50E58BFF"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11389C5E" w14:textId="77777777" w:rsidR="00AF3822" w:rsidRPr="005C667E" w:rsidRDefault="00AF3822" w:rsidP="00AF3822">
      <w:pPr>
        <w:rPr>
          <w:rFonts w:ascii="Times New Roman" w:hAnsi="Times New Roman"/>
          <w:lang w:val="en-GB"/>
        </w:rPr>
      </w:pPr>
    </w:p>
    <w:p w14:paraId="43D376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227F6ADC" w14:textId="77777777" w:rsidR="00AF3822" w:rsidRPr="005C667E" w:rsidRDefault="00AF3822" w:rsidP="00AF3822">
      <w:pPr>
        <w:rPr>
          <w:rFonts w:ascii="Times New Roman" w:hAnsi="Times New Roman"/>
          <w:lang w:val="en-GB"/>
        </w:rPr>
      </w:pPr>
    </w:p>
    <w:p w14:paraId="0D333BDD"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18C3AC5" w14:textId="77777777" w:rsidR="00AF3822" w:rsidRPr="005C667E" w:rsidRDefault="00AF3822" w:rsidP="00AF3822">
      <w:pPr>
        <w:rPr>
          <w:rFonts w:ascii="Times New Roman" w:hAnsi="Times New Roman"/>
          <w:lang w:val="en-GB"/>
        </w:rPr>
      </w:pPr>
    </w:p>
    <w:p w14:paraId="7BB75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433F45BA" w14:textId="77777777" w:rsidR="00AF3822" w:rsidRPr="005C667E" w:rsidRDefault="00AF3822" w:rsidP="00AF3822">
      <w:pPr>
        <w:rPr>
          <w:rFonts w:ascii="Times New Roman" w:hAnsi="Times New Roman"/>
          <w:lang w:val="en-GB"/>
        </w:rPr>
      </w:pPr>
    </w:p>
    <w:p w14:paraId="6D62D2CD"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2"/>
          <w:lang w:val="en-GB"/>
        </w:rPr>
        <w:drawing>
          <wp:inline distT="0" distB="0" distL="0" distR="0" wp14:anchorId="13E98C21" wp14:editId="01B178C7">
            <wp:extent cx="2261235" cy="48196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481965"/>
                    </a:xfrm>
                    <a:prstGeom prst="rect">
                      <a:avLst/>
                    </a:prstGeom>
                    <a:noFill/>
                    <a:ln>
                      <a:noFill/>
                    </a:ln>
                  </pic:spPr>
                </pic:pic>
              </a:graphicData>
            </a:graphic>
          </wp:inline>
        </w:drawing>
      </w:r>
    </w:p>
    <w:p w14:paraId="033DE156" w14:textId="77777777" w:rsidR="00AF3822" w:rsidRPr="005C667E" w:rsidRDefault="00AF3822" w:rsidP="00AF3822">
      <w:pPr>
        <w:rPr>
          <w:rFonts w:ascii="Times New Roman" w:hAnsi="Times New Roman"/>
          <w:lang w:val="en-GB"/>
        </w:rPr>
      </w:pPr>
    </w:p>
    <w:p w14:paraId="77FA52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310E1A"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10"/>
          <w:lang w:val="en-GB"/>
        </w:rPr>
        <w:drawing>
          <wp:inline distT="0" distB="0" distL="0" distR="0" wp14:anchorId="107312E8" wp14:editId="29A912FF">
            <wp:extent cx="778510" cy="1854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49F6F19B"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8"/>
          <w:lang w:val="en-GB"/>
        </w:rPr>
        <w:drawing>
          <wp:inline distT="0" distB="0" distL="0" distR="0" wp14:anchorId="564A7A68" wp14:editId="0246C359">
            <wp:extent cx="877570" cy="1854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7570" cy="185420"/>
                    </a:xfrm>
                    <a:prstGeom prst="rect">
                      <a:avLst/>
                    </a:prstGeom>
                    <a:noFill/>
                    <a:ln>
                      <a:noFill/>
                    </a:ln>
                  </pic:spPr>
                </pic:pic>
              </a:graphicData>
            </a:graphic>
          </wp:inline>
        </w:drawing>
      </w:r>
    </w:p>
    <w:p w14:paraId="219FB24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8C5E56">
        <w:rPr>
          <w:rFonts w:ascii="Times New Roman" w:hAnsi="Times New Roman"/>
          <w:noProof/>
          <w:position w:val="-8"/>
          <w:lang w:val="en-GB"/>
        </w:rPr>
        <w:drawing>
          <wp:inline distT="0" distB="0" distL="0" distR="0" wp14:anchorId="6FC0DF75" wp14:editId="55497933">
            <wp:extent cx="203835" cy="18542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is found from the equation </w:t>
      </w:r>
      <w:r w:rsidR="008C5E56">
        <w:rPr>
          <w:rFonts w:ascii="Times New Roman" w:hAnsi="Times New Roman"/>
          <w:noProof/>
          <w:position w:val="-28"/>
          <w:lang w:val="en-GB"/>
        </w:rPr>
        <w:drawing>
          <wp:inline distT="0" distB="0" distL="0" distR="0" wp14:anchorId="7EBB8772" wp14:editId="7B480C28">
            <wp:extent cx="1828800" cy="43243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432435"/>
                    </a:xfrm>
                    <a:prstGeom prst="rect">
                      <a:avLst/>
                    </a:prstGeom>
                    <a:noFill/>
                    <a:ln>
                      <a:noFill/>
                    </a:ln>
                  </pic:spPr>
                </pic:pic>
              </a:graphicData>
            </a:graphic>
          </wp:inline>
        </w:drawing>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and the temperature dependence exponent is assumed to be 1/2.</w:t>
      </w:r>
    </w:p>
    <w:p w14:paraId="068842DD" w14:textId="77777777" w:rsidR="00AF3822" w:rsidRPr="005C667E" w:rsidRDefault="00AF3822" w:rsidP="00AF3822">
      <w:pPr>
        <w:ind w:left="720"/>
        <w:jc w:val="left"/>
        <w:rPr>
          <w:rFonts w:ascii="Times New Roman" w:hAnsi="Times New Roman"/>
          <w:lang w:val="en-GB"/>
        </w:rPr>
      </w:pPr>
    </w:p>
    <w:p w14:paraId="3479DAAC"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8C5E56">
        <w:rPr>
          <w:rFonts w:ascii="Times New Roman" w:hAnsi="Times New Roman"/>
          <w:noProof/>
          <w:position w:val="-32"/>
          <w:lang w:val="en-GB"/>
        </w:rPr>
        <w:drawing>
          <wp:inline distT="0" distB="0" distL="0" distR="0" wp14:anchorId="16076287" wp14:editId="345BA298">
            <wp:extent cx="2774315" cy="48196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4315" cy="481965"/>
                    </a:xfrm>
                    <a:prstGeom prst="rect">
                      <a:avLst/>
                    </a:prstGeom>
                    <a:noFill/>
                    <a:ln>
                      <a:noFill/>
                    </a:ln>
                  </pic:spPr>
                </pic:pic>
              </a:graphicData>
            </a:graphic>
          </wp:inline>
        </w:drawing>
      </w:r>
      <w:r w:rsidRPr="005C667E">
        <w:rPr>
          <w:rFonts w:ascii="Times New Roman" w:hAnsi="Times New Roman"/>
          <w:lang w:val="en-GB"/>
        </w:rPr>
        <w:t xml:space="preserve"> where </w:t>
      </w:r>
      <w:proofErr w:type="spell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41C6CFC7" w14:textId="77777777" w:rsidR="00AF3822" w:rsidRPr="005C667E" w:rsidRDefault="00AF3822" w:rsidP="00AF3822">
      <w:pPr>
        <w:ind w:left="720"/>
        <w:jc w:val="left"/>
        <w:rPr>
          <w:rFonts w:ascii="Times New Roman" w:hAnsi="Times New Roman"/>
          <w:lang w:val="en-GB"/>
        </w:rPr>
      </w:pPr>
    </w:p>
    <w:p w14:paraId="031DD03A"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29C9E6C3" w14:textId="77777777" w:rsidR="00AF3822" w:rsidRPr="005C667E" w:rsidRDefault="00AF3822" w:rsidP="00AF3822">
      <w:pPr>
        <w:rPr>
          <w:rFonts w:ascii="Times New Roman" w:hAnsi="Times New Roman"/>
          <w:lang w:val="en-GB"/>
        </w:rPr>
      </w:pPr>
    </w:p>
    <w:p w14:paraId="41A6885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8C5E56">
        <w:rPr>
          <w:rFonts w:ascii="Times New Roman" w:hAnsi="Times New Roman"/>
          <w:noProof/>
          <w:position w:val="-24"/>
          <w:lang w:val="en-GB"/>
        </w:rPr>
        <w:drawing>
          <wp:inline distT="0" distB="0" distL="0" distR="0" wp14:anchorId="3A797AFC" wp14:editId="616FE040">
            <wp:extent cx="914400" cy="40132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01320"/>
                    </a:xfrm>
                    <a:prstGeom prst="rect">
                      <a:avLst/>
                    </a:prstGeom>
                    <a:noFill/>
                    <a:ln>
                      <a:noFill/>
                    </a:ln>
                  </pic:spPr>
                </pic:pic>
              </a:graphicData>
            </a:graphic>
          </wp:inline>
        </w:drawing>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CC8E5E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8C5E56">
        <w:rPr>
          <w:rFonts w:ascii="Times New Roman" w:hAnsi="Times New Roman"/>
          <w:noProof/>
          <w:position w:val="-10"/>
          <w:lang w:val="en-GB"/>
        </w:rPr>
        <w:drawing>
          <wp:inline distT="0" distB="0" distL="0" distR="0" wp14:anchorId="1BFAD4C3" wp14:editId="00C10AB2">
            <wp:extent cx="765810" cy="18542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581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2"/>
          <w:lang w:val="en-GB"/>
        </w:rPr>
        <w:drawing>
          <wp:inline distT="0" distB="0" distL="0" distR="0" wp14:anchorId="08C3F794" wp14:editId="60FDA2FC">
            <wp:extent cx="945515" cy="35242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5515" cy="352425"/>
                    </a:xfrm>
                    <a:prstGeom prst="rect">
                      <a:avLst/>
                    </a:prstGeom>
                    <a:noFill/>
                    <a:ln>
                      <a:noFill/>
                    </a:ln>
                  </pic:spPr>
                </pic:pic>
              </a:graphicData>
            </a:graphic>
          </wp:inline>
        </w:drawing>
      </w:r>
      <w:r w:rsidRPr="005C667E">
        <w:rPr>
          <w:rFonts w:ascii="Times New Roman" w:hAnsi="Times New Roman"/>
          <w:lang w:val="en-GB"/>
        </w:rPr>
        <w:t xml:space="preserve"> </w:t>
      </w:r>
    </w:p>
    <w:p w14:paraId="3229355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71EF798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D62880E" wp14:editId="480A75D3">
            <wp:extent cx="951230" cy="3524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w:t>
      </w:r>
    </w:p>
    <w:p w14:paraId="0B164215"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FF1D3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5456F97E" wp14:editId="27AE2872">
            <wp:extent cx="828040" cy="18542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5F5276CD" wp14:editId="79A48B0F">
            <wp:extent cx="1427480" cy="40132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B5943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Again</w:t>
      </w:r>
      <w:proofErr w:type="gramEnd"/>
      <w:r w:rsidRPr="005C667E">
        <w:rPr>
          <w:rFonts w:ascii="Times New Roman" w:hAnsi="Times New Roman"/>
          <w:lang w:val="en-GB"/>
        </w:rPr>
        <w:t xml:space="preserve"> assuming randomly oriented Lorentz broadened lines:</w:t>
      </w:r>
    </w:p>
    <w:p w14:paraId="1A735EFB"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3877B091" wp14:editId="62BD76BA">
            <wp:extent cx="1427480" cy="3524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p>
    <w:p w14:paraId="570F952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weak limits:</w:t>
      </w:r>
    </w:p>
    <w:p w14:paraId="0BD9EE6F"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980A56C" wp14:editId="7756F0A1">
            <wp:extent cx="1081405" cy="35242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429CD611"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15CD176E"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5D5A4CDE" wp14:editId="6C43CE91">
            <wp:extent cx="2082165" cy="43243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2165" cy="432435"/>
                    </a:xfrm>
                    <a:prstGeom prst="rect">
                      <a:avLst/>
                    </a:prstGeom>
                    <a:noFill/>
                    <a:ln>
                      <a:noFill/>
                    </a:ln>
                  </pic:spPr>
                </pic:pic>
              </a:graphicData>
            </a:graphic>
          </wp:inline>
        </w:drawing>
      </w:r>
    </w:p>
    <w:p w14:paraId="780894D9" w14:textId="77777777" w:rsidR="00AF3822" w:rsidRPr="005C667E" w:rsidRDefault="00AF3822" w:rsidP="00AF3822">
      <w:pPr>
        <w:rPr>
          <w:rFonts w:ascii="Times New Roman" w:hAnsi="Times New Roman"/>
          <w:lang w:val="en-GB"/>
        </w:rPr>
      </w:pPr>
    </w:p>
    <w:p w14:paraId="7C434A6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3C896DB0" w14:textId="77777777" w:rsidR="00AF3822" w:rsidRPr="005C667E" w:rsidRDefault="00AF3822" w:rsidP="00AF3822">
      <w:pPr>
        <w:rPr>
          <w:rFonts w:ascii="Times New Roman" w:hAnsi="Times New Roman"/>
          <w:lang w:val="en-GB"/>
        </w:rPr>
      </w:pPr>
    </w:p>
    <w:p w14:paraId="7F41DBEA"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1C9E9E31"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0587C6D" wp14:editId="5DAA1CDD">
            <wp:extent cx="1513840" cy="46355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13840" cy="463550"/>
                    </a:xfrm>
                    <a:prstGeom prst="rect">
                      <a:avLst/>
                    </a:prstGeom>
                    <a:noFill/>
                    <a:ln>
                      <a:noFill/>
                    </a:ln>
                  </pic:spPr>
                </pic:pic>
              </a:graphicData>
            </a:graphic>
          </wp:inline>
        </w:drawing>
      </w:r>
    </w:p>
    <w:p w14:paraId="0C276C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proofErr w:type="gramStart"/>
      <w:r w:rsidRPr="004B725D">
        <w:rPr>
          <w:rFonts w:ascii="Times New Roman" w:hAnsi="Times New Roman"/>
          <w:i/>
          <w:lang w:val="en-GB"/>
        </w:rPr>
        <w:t>B</w:t>
      </w:r>
      <w:r w:rsidRPr="005C667E">
        <w:rPr>
          <w:rFonts w:ascii="Times New Roman" w:hAnsi="Times New Roman"/>
          <w:lang w:val="en-GB"/>
        </w:rPr>
        <w:t xml:space="preserve"> ,</w:t>
      </w:r>
      <w:proofErr w:type="gramEnd"/>
      <w:r w:rsidRPr="005C667E">
        <w:rPr>
          <w:rFonts w:ascii="Times New Roman" w:hAnsi="Times New Roman"/>
          <w:lang w:val="en-GB"/>
        </w:rPr>
        <w:t xml:space="preserve"> the temperature dependencies of </w:t>
      </w:r>
      <w:r w:rsidR="008C5E56">
        <w:rPr>
          <w:rFonts w:ascii="Times New Roman" w:hAnsi="Times New Roman"/>
          <w:noProof/>
          <w:position w:val="-8"/>
          <w:lang w:val="en-GB"/>
        </w:rPr>
        <w:drawing>
          <wp:inline distT="0" distB="0" distL="0" distR="0" wp14:anchorId="62223E20" wp14:editId="56B632CE">
            <wp:extent cx="203835" cy="18542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8C5E56">
        <w:rPr>
          <w:rFonts w:ascii="Times New Roman" w:hAnsi="Times New Roman"/>
          <w:noProof/>
          <w:position w:val="-8"/>
          <w:lang w:val="en-GB"/>
        </w:rPr>
        <w:drawing>
          <wp:inline distT="0" distB="0" distL="0" distR="0" wp14:anchorId="26C7F93B" wp14:editId="60B11197">
            <wp:extent cx="203835" cy="18542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is different.</w:t>
      </w:r>
    </w:p>
    <w:p w14:paraId="5F850A39" w14:textId="77777777" w:rsidR="00AF3822" w:rsidRPr="005C667E" w:rsidRDefault="00AF3822" w:rsidP="00AF3822">
      <w:pPr>
        <w:rPr>
          <w:rFonts w:ascii="Times New Roman" w:hAnsi="Times New Roman"/>
          <w:lang w:val="en-GB"/>
        </w:rPr>
      </w:pPr>
    </w:p>
    <w:p w14:paraId="0DE6172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Equating the weak </w:t>
      </w:r>
      <w:proofErr w:type="gramStart"/>
      <w:r w:rsidRPr="005C667E">
        <w:rPr>
          <w:rFonts w:ascii="Times New Roman" w:hAnsi="Times New Roman"/>
          <w:lang w:val="en-GB"/>
        </w:rPr>
        <w:t>limits</w:t>
      </w:r>
      <w:proofErr w:type="gramEnd"/>
      <w:r w:rsidRPr="005C667E">
        <w:rPr>
          <w:rFonts w:ascii="Times New Roman" w:hAnsi="Times New Roman"/>
          <w:lang w:val="en-GB"/>
        </w:rPr>
        <w:t xml:space="preserve"> we again obtain:</w:t>
      </w:r>
    </w:p>
    <w:p w14:paraId="4F141DD2"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03FCC0CD" wp14:editId="127D1E04">
            <wp:extent cx="1081405" cy="35242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51C8E086"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225A49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64F53300" wp14:editId="2DB28601">
            <wp:extent cx="828040" cy="18542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34CBA9A2" wp14:editId="04377A75">
            <wp:extent cx="1346835" cy="40132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46835" cy="401320"/>
                    </a:xfrm>
                    <a:prstGeom prst="rect">
                      <a:avLst/>
                    </a:prstGeom>
                    <a:noFill/>
                    <a:ln>
                      <a:noFill/>
                    </a:ln>
                  </pic:spPr>
                </pic:pic>
              </a:graphicData>
            </a:graphic>
          </wp:inline>
        </w:drawing>
      </w:r>
      <w:r w:rsidRPr="005C667E">
        <w:rPr>
          <w:rFonts w:ascii="Times New Roman" w:hAnsi="Times New Roman"/>
          <w:lang w:val="en-GB"/>
        </w:rPr>
        <w:t xml:space="preserve"> </w:t>
      </w:r>
    </w:p>
    <w:p w14:paraId="7CBC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8C5E56">
        <w:rPr>
          <w:rFonts w:ascii="Times New Roman" w:hAnsi="Times New Roman"/>
          <w:noProof/>
          <w:position w:val="-22"/>
          <w:lang w:val="en-GB"/>
        </w:rPr>
        <w:drawing>
          <wp:inline distT="0" distB="0" distL="0" distR="0" wp14:anchorId="5F617C5F" wp14:editId="39ED263F">
            <wp:extent cx="1427480" cy="35242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r w:rsidRPr="005C667E">
        <w:rPr>
          <w:rFonts w:ascii="Times New Roman" w:hAnsi="Times New Roman"/>
          <w:lang w:val="en-GB"/>
        </w:rPr>
        <w:t xml:space="preserve"> for randomly distributed Lorentz lines.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limits:</w:t>
      </w:r>
    </w:p>
    <w:p w14:paraId="6FF4D9D7"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lastRenderedPageBreak/>
        <w:drawing>
          <wp:inline distT="0" distB="0" distL="0" distR="0" wp14:anchorId="59E121A4" wp14:editId="2CD479DB">
            <wp:extent cx="1983105" cy="43243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3105" cy="432435"/>
                    </a:xfrm>
                    <a:prstGeom prst="rect">
                      <a:avLst/>
                    </a:prstGeom>
                    <a:noFill/>
                    <a:ln>
                      <a:noFill/>
                    </a:ln>
                  </pic:spPr>
                </pic:pic>
              </a:graphicData>
            </a:graphic>
          </wp:inline>
        </w:drawing>
      </w:r>
    </w:p>
    <w:p w14:paraId="1F560E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436BDFE5" w14:textId="77777777" w:rsidR="00AF3822" w:rsidRPr="005C667E" w:rsidRDefault="00AF3822" w:rsidP="00AF3822">
      <w:pPr>
        <w:rPr>
          <w:rFonts w:ascii="Times New Roman" w:hAnsi="Times New Roman"/>
          <w:lang w:val="en-GB"/>
        </w:rPr>
      </w:pPr>
    </w:p>
    <w:p w14:paraId="1C792976"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6F386277" w14:textId="77777777" w:rsidR="00AF3822" w:rsidRPr="005C667E" w:rsidRDefault="00AF3822" w:rsidP="00AF3822">
      <w:pPr>
        <w:rPr>
          <w:rFonts w:ascii="Times New Roman" w:hAnsi="Times New Roman"/>
          <w:lang w:val="en-GB"/>
        </w:rPr>
      </w:pPr>
    </w:p>
    <w:p w14:paraId="61265DD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7EA4564" w14:textId="77777777" w:rsidR="00AF3822" w:rsidRPr="005C667E" w:rsidRDefault="00AF3822" w:rsidP="00AF3822">
      <w:pPr>
        <w:rPr>
          <w:rFonts w:ascii="Times New Roman" w:hAnsi="Times New Roman"/>
          <w:lang w:val="en-GB"/>
        </w:rPr>
      </w:pPr>
    </w:p>
    <w:p w14:paraId="1174C9B9" w14:textId="77777777" w:rsidR="00AF3822" w:rsidRPr="005C667E" w:rsidRDefault="00AF3822" w:rsidP="00AF3822">
      <w:pPr>
        <w:rPr>
          <w:rFonts w:ascii="Times New Roman" w:hAnsi="Times New Roman"/>
          <w:lang w:val="en-GB"/>
        </w:rPr>
      </w:pPr>
    </w:p>
    <w:p w14:paraId="486B811E"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5F453D9A" w14:textId="77777777" w:rsidR="00AF3822" w:rsidRPr="005C667E" w:rsidRDefault="00AF3822" w:rsidP="00AF3822">
      <w:pPr>
        <w:rPr>
          <w:rFonts w:ascii="Times New Roman" w:hAnsi="Times New Roman"/>
          <w:lang w:val="en-GB"/>
        </w:rPr>
      </w:pPr>
    </w:p>
    <w:p w14:paraId="7E5937C0" w14:textId="77777777" w:rsidR="00AF3822" w:rsidRPr="005C667E" w:rsidRDefault="00AF3822" w:rsidP="00AF3822">
      <w:pPr>
        <w:rPr>
          <w:rFonts w:ascii="Times New Roman" w:hAnsi="Times New Roman"/>
          <w:lang w:val="en-GB"/>
        </w:rPr>
      </w:pPr>
    </w:p>
    <w:p w14:paraId="3FBCB5CA"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4596D5BB" w14:textId="77777777" w:rsidR="00AF3822" w:rsidRPr="005C667E" w:rsidRDefault="008C5E56" w:rsidP="00AF3822">
      <w:pPr>
        <w:jc w:val="center"/>
        <w:rPr>
          <w:rFonts w:ascii="Times New Roman" w:hAnsi="Times New Roman"/>
          <w:lang w:val="en-GB"/>
        </w:rPr>
      </w:pPr>
      <w:r>
        <w:rPr>
          <w:rFonts w:ascii="Times New Roman" w:hAnsi="Times New Roman"/>
          <w:noProof/>
          <w:position w:val="-30"/>
          <w:lang w:val="en-GB"/>
        </w:rPr>
        <w:drawing>
          <wp:inline distT="0" distB="0" distL="0" distR="0" wp14:anchorId="6E5381E6" wp14:editId="14AB4F5D">
            <wp:extent cx="3311525" cy="46355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463550"/>
                    </a:xfrm>
                    <a:prstGeom prst="rect">
                      <a:avLst/>
                    </a:prstGeom>
                    <a:noFill/>
                    <a:ln>
                      <a:noFill/>
                    </a:ln>
                  </pic:spPr>
                </pic:pic>
              </a:graphicData>
            </a:graphic>
          </wp:inline>
        </w:drawing>
      </w:r>
    </w:p>
    <w:p w14:paraId="46924E7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75D9C5EF"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B10718A" wp14:editId="10E06AF1">
            <wp:extent cx="2131695" cy="46355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1695" cy="463550"/>
                    </a:xfrm>
                    <a:prstGeom prst="rect">
                      <a:avLst/>
                    </a:prstGeom>
                    <a:noFill/>
                    <a:ln>
                      <a:noFill/>
                    </a:ln>
                  </pic:spPr>
                </pic:pic>
              </a:graphicData>
            </a:graphic>
          </wp:inline>
        </w:drawing>
      </w:r>
    </w:p>
    <w:p w14:paraId="3E8B4854" w14:textId="77777777" w:rsidR="00AF3822" w:rsidRPr="005C667E" w:rsidRDefault="00AF3822" w:rsidP="00AF3822">
      <w:pPr>
        <w:rPr>
          <w:rFonts w:ascii="Times New Roman" w:hAnsi="Times New Roman"/>
          <w:lang w:val="en-GB"/>
        </w:rPr>
      </w:pPr>
    </w:p>
    <w:p w14:paraId="0062849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function </w:t>
      </w:r>
      <w:proofErr w:type="gramStart"/>
      <w:r w:rsidRPr="005C667E">
        <w:rPr>
          <w:rFonts w:ascii="Times New Roman" w:hAnsi="Times New Roman"/>
          <w:lang w:val="en-GB"/>
        </w:rPr>
        <w:t>has to</w:t>
      </w:r>
      <w:proofErr w:type="gramEnd"/>
      <w:r w:rsidRPr="005C667E">
        <w:rPr>
          <w:rFonts w:ascii="Times New Roman" w:hAnsi="Times New Roman"/>
          <w:lang w:val="en-GB"/>
        </w:rPr>
        <w:t xml:space="preserve"> be integrated numerically.</w:t>
      </w:r>
    </w:p>
    <w:p w14:paraId="5E84CEDF" w14:textId="77777777" w:rsidR="00AF3822" w:rsidRPr="005C667E" w:rsidRDefault="00AF3822" w:rsidP="00AF3822">
      <w:pPr>
        <w:rPr>
          <w:rFonts w:ascii="Times New Roman" w:hAnsi="Times New Roman"/>
          <w:lang w:val="en-GB"/>
        </w:rPr>
      </w:pPr>
    </w:p>
    <w:p w14:paraId="28012831" w14:textId="77777777" w:rsidR="00AF3822" w:rsidRPr="005C667E" w:rsidRDefault="00AF3822" w:rsidP="00AF3822">
      <w:pPr>
        <w:outlineLvl w:val="2"/>
        <w:rPr>
          <w:rFonts w:ascii="Times New Roman" w:hAnsi="Times New Roman"/>
          <w:b/>
          <w:lang w:val="en-GB"/>
        </w:rPr>
      </w:pPr>
      <w:bookmarkStart w:id="21" w:name="_Toc66107547"/>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bookmarkEnd w:id="21"/>
    </w:p>
    <w:p w14:paraId="4F6FA63C" w14:textId="77777777" w:rsidR="00AF3822" w:rsidRPr="005C667E" w:rsidRDefault="00AF3822" w:rsidP="00AF3822">
      <w:pPr>
        <w:rPr>
          <w:rFonts w:ascii="Times New Roman" w:hAnsi="Times New Roman"/>
          <w:lang w:val="en-GB"/>
        </w:rPr>
      </w:pPr>
    </w:p>
    <w:p w14:paraId="09491B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4BA40F5" w14:textId="77777777" w:rsidR="00AF3822" w:rsidRPr="005C667E" w:rsidRDefault="00AF3822" w:rsidP="00AF3822">
      <w:pPr>
        <w:rPr>
          <w:rFonts w:ascii="Times New Roman" w:hAnsi="Times New Roman"/>
          <w:lang w:val="en-GB"/>
        </w:rPr>
      </w:pPr>
    </w:p>
    <w:p w14:paraId="085AD74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2001F50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0621911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0C70142"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7D8810C6"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67F866ED"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3F917A9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4B1A0E83" w14:textId="77777777" w:rsidR="00AF3822" w:rsidRPr="005C667E" w:rsidRDefault="00AF3822" w:rsidP="00AF3822">
      <w:pPr>
        <w:rPr>
          <w:rFonts w:ascii="Times New Roman" w:hAnsi="Times New Roman"/>
          <w:lang w:val="en-GB"/>
        </w:rPr>
      </w:pPr>
    </w:p>
    <w:p w14:paraId="41AB8EE2" w14:textId="77777777" w:rsidR="00AF3822" w:rsidRPr="005C667E" w:rsidRDefault="00AF3822" w:rsidP="00AF3822">
      <w:pPr>
        <w:tabs>
          <w:tab w:val="right" w:pos="8280"/>
        </w:tabs>
        <w:outlineLvl w:val="1"/>
        <w:rPr>
          <w:rFonts w:ascii="Times New Roman" w:hAnsi="Times New Roman"/>
          <w:b/>
          <w:lang w:val="en-GB"/>
        </w:rPr>
      </w:pPr>
      <w:bookmarkStart w:id="22" w:name="_Toc66107548"/>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 xml:space="preserve">19 &lt; ICONV &lt; </w:t>
      </w:r>
      <w:proofErr w:type="gramStart"/>
      <w:r w:rsidRPr="005C667E">
        <w:rPr>
          <w:rFonts w:ascii="Times New Roman" w:hAnsi="Times New Roman"/>
          <w:b/>
          <w:lang w:val="en-GB"/>
        </w:rPr>
        <w:t>30</w:t>
      </w:r>
      <w:bookmarkEnd w:id="22"/>
      <w:proofErr w:type="gramEnd"/>
    </w:p>
    <w:p w14:paraId="6D953F07" w14:textId="77777777" w:rsidR="00AF3822" w:rsidRPr="005C667E" w:rsidRDefault="00AF3822" w:rsidP="00AF3822">
      <w:pPr>
        <w:rPr>
          <w:rFonts w:ascii="Times New Roman" w:hAnsi="Times New Roman"/>
          <w:lang w:val="en-GB"/>
        </w:rPr>
      </w:pPr>
    </w:p>
    <w:p w14:paraId="119FE1F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3DAC5BEE" w14:textId="77777777" w:rsidR="00AF3822" w:rsidRPr="005C667E" w:rsidRDefault="00AF3822" w:rsidP="00AF3822">
      <w:pPr>
        <w:rPr>
          <w:rFonts w:ascii="Times New Roman" w:hAnsi="Times New Roman"/>
          <w:lang w:val="en-GB"/>
        </w:rPr>
      </w:pPr>
    </w:p>
    <w:p w14:paraId="184F90D4"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8C5E56">
        <w:rPr>
          <w:rFonts w:ascii="Times New Roman" w:hAnsi="Times New Roman"/>
          <w:noProof/>
          <w:position w:val="-4"/>
          <w:lang w:val="en-GB"/>
        </w:rPr>
        <w:drawing>
          <wp:inline distT="0" distB="0" distL="0" distR="0" wp14:anchorId="0C734EAF" wp14:editId="3E9E4CB7">
            <wp:extent cx="234950" cy="15430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950" cy="154305"/>
                    </a:xfrm>
                    <a:prstGeom prst="rect">
                      <a:avLst/>
                    </a:prstGeom>
                    <a:noFill/>
                    <a:ln>
                      <a:noFill/>
                    </a:ln>
                  </pic:spPr>
                </pic:pic>
              </a:graphicData>
            </a:graphic>
          </wp:inline>
        </w:drawing>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3F73E6EA" w14:textId="77777777" w:rsidR="00AF3822" w:rsidRPr="005C667E" w:rsidRDefault="008C5E56" w:rsidP="00AF3822">
      <w:pPr>
        <w:jc w:val="center"/>
        <w:rPr>
          <w:rFonts w:ascii="Times New Roman" w:hAnsi="Times New Roman"/>
          <w:b/>
          <w:lang w:val="en-GB"/>
        </w:rPr>
      </w:pPr>
      <w:r>
        <w:rPr>
          <w:rFonts w:ascii="Times New Roman" w:hAnsi="Times New Roman"/>
          <w:noProof/>
          <w:position w:val="-22"/>
          <w:lang w:val="en-GB"/>
        </w:rPr>
        <w:drawing>
          <wp:inline distT="0" distB="0" distL="0" distR="0" wp14:anchorId="59F1EAB6" wp14:editId="30C626FA">
            <wp:extent cx="1791970" cy="35242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1970" cy="352425"/>
                    </a:xfrm>
                    <a:prstGeom prst="rect">
                      <a:avLst/>
                    </a:prstGeom>
                    <a:noFill/>
                    <a:ln>
                      <a:noFill/>
                    </a:ln>
                  </pic:spPr>
                </pic:pic>
              </a:graphicData>
            </a:graphic>
          </wp:inline>
        </w:drawing>
      </w:r>
    </w:p>
    <w:p w14:paraId="5C6E66F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126FED6A" w14:textId="77777777" w:rsidR="00AF3822" w:rsidRPr="005C667E" w:rsidRDefault="008C5E56" w:rsidP="00AF3822">
      <w:pPr>
        <w:jc w:val="center"/>
        <w:rPr>
          <w:rFonts w:ascii="Times New Roman" w:hAnsi="Times New Roman"/>
          <w:b/>
          <w:lang w:val="en-GB"/>
        </w:rPr>
      </w:pPr>
      <w:r>
        <w:rPr>
          <w:rFonts w:ascii="Times New Roman" w:hAnsi="Times New Roman"/>
          <w:noProof/>
          <w:position w:val="-16"/>
          <w:lang w:val="en-GB"/>
        </w:rPr>
        <w:lastRenderedPageBreak/>
        <w:drawing>
          <wp:inline distT="0" distB="0" distL="0" distR="0" wp14:anchorId="3CD21D03" wp14:editId="63AFCDE9">
            <wp:extent cx="1717675" cy="31496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7675" cy="314960"/>
                    </a:xfrm>
                    <a:prstGeom prst="rect">
                      <a:avLst/>
                    </a:prstGeom>
                    <a:noFill/>
                    <a:ln>
                      <a:noFill/>
                    </a:ln>
                  </pic:spPr>
                </pic:pic>
              </a:graphicData>
            </a:graphic>
          </wp:inline>
        </w:drawing>
      </w:r>
    </w:p>
    <w:p w14:paraId="6AF3C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255B3F61"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6A7B4AF8" wp14:editId="16F7F871">
            <wp:extent cx="1000760" cy="20383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0760" cy="203835"/>
                    </a:xfrm>
                    <a:prstGeom prst="rect">
                      <a:avLst/>
                    </a:prstGeom>
                    <a:noFill/>
                    <a:ln>
                      <a:noFill/>
                    </a:ln>
                  </pic:spPr>
                </pic:pic>
              </a:graphicData>
            </a:graphic>
          </wp:inline>
        </w:drawing>
      </w:r>
    </w:p>
    <w:p w14:paraId="389B35BE"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35699B22"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4202D38E" wp14:editId="017AB386">
            <wp:extent cx="1081405" cy="23495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1405" cy="234950"/>
                    </a:xfrm>
                    <a:prstGeom prst="rect">
                      <a:avLst/>
                    </a:prstGeom>
                    <a:noFill/>
                    <a:ln>
                      <a:noFill/>
                    </a:ln>
                  </pic:spPr>
                </pic:pic>
              </a:graphicData>
            </a:graphic>
          </wp:inline>
        </w:drawing>
      </w:r>
    </w:p>
    <w:p w14:paraId="2F712A6A" w14:textId="77777777" w:rsidR="00AF3822" w:rsidRPr="005C667E" w:rsidRDefault="00AF3822" w:rsidP="00AF3822">
      <w:pPr>
        <w:rPr>
          <w:rFonts w:ascii="Times New Roman" w:hAnsi="Times New Roman"/>
          <w:lang w:val="en-GB"/>
        </w:rPr>
      </w:pPr>
    </w:p>
    <w:p w14:paraId="2374ED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7D32A95"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5B45D35A" wp14:editId="20C9FBF7">
            <wp:extent cx="1643380" cy="35242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43380" cy="352425"/>
                    </a:xfrm>
                    <a:prstGeom prst="rect">
                      <a:avLst/>
                    </a:prstGeom>
                    <a:noFill/>
                    <a:ln>
                      <a:noFill/>
                    </a:ln>
                  </pic:spPr>
                </pic:pic>
              </a:graphicData>
            </a:graphic>
          </wp:inline>
        </w:drawing>
      </w:r>
    </w:p>
    <w:p w14:paraId="5B158BE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64A57E86"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7FD3F09E" wp14:editId="00C2DEF4">
            <wp:extent cx="1575435" cy="31496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p>
    <w:p w14:paraId="3BF3D7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w:t>
      </w:r>
      <w:proofErr w:type="gramStart"/>
      <w:r w:rsidRPr="005C667E">
        <w:rPr>
          <w:rFonts w:ascii="Times New Roman" w:hAnsi="Times New Roman"/>
          <w:lang w:val="en-GB"/>
        </w:rPr>
        <w:t>principle</w:t>
      </w:r>
      <w:proofErr w:type="gramEnd"/>
      <w:r w:rsidRPr="005C667E">
        <w:rPr>
          <w:rFonts w:ascii="Times New Roman" w:hAnsi="Times New Roman"/>
          <w:lang w:val="en-GB"/>
        </w:rPr>
        <w:t xml:space="preserv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14AB0714" w14:textId="77777777" w:rsidR="00AF3822" w:rsidRPr="005C667E" w:rsidRDefault="00AF3822" w:rsidP="00AF3822">
      <w:pPr>
        <w:rPr>
          <w:rFonts w:ascii="Times New Roman" w:hAnsi="Times New Roman"/>
          <w:lang w:val="en-GB"/>
        </w:rPr>
      </w:pPr>
    </w:p>
    <w:p w14:paraId="003B4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7DFE39B3"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4EEFEC5D" wp14:editId="654B8EB1">
            <wp:extent cx="1019175" cy="31496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9175" cy="314960"/>
                    </a:xfrm>
                    <a:prstGeom prst="rect">
                      <a:avLst/>
                    </a:prstGeom>
                    <a:noFill/>
                    <a:ln>
                      <a:noFill/>
                    </a:ln>
                  </pic:spPr>
                </pic:pic>
              </a:graphicData>
            </a:graphic>
          </wp:inline>
        </w:drawing>
      </w:r>
    </w:p>
    <w:p w14:paraId="1CF871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w:t>
      </w:r>
      <w:proofErr w:type="spellStart"/>
      <w:r w:rsidRPr="005C667E">
        <w:rPr>
          <w:rFonts w:ascii="Times New Roman" w:hAnsi="Times New Roman"/>
          <w:lang w:val="en-GB"/>
        </w:rPr>
        <w:t xml:space="preserve">as </w:t>
      </w:r>
      <w:r w:rsidRPr="005C667E">
        <w:rPr>
          <w:rFonts w:ascii="Times New Roman" w:hAnsi="Times New Roman"/>
          <w:i/>
          <w:lang w:val="en-GB"/>
        </w:rPr>
        <w:t>k</w:t>
      </w:r>
      <w:proofErr w:type="spellEnd"/>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0216E77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drawing>
          <wp:inline distT="0" distB="0" distL="0" distR="0" wp14:anchorId="1EADF89D" wp14:editId="1327707C">
            <wp:extent cx="828040" cy="20383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28040" cy="203835"/>
                    </a:xfrm>
                    <a:prstGeom prst="rect">
                      <a:avLst/>
                    </a:prstGeom>
                    <a:noFill/>
                    <a:ln>
                      <a:noFill/>
                    </a:ln>
                  </pic:spPr>
                </pic:pic>
              </a:graphicData>
            </a:graphic>
          </wp:inline>
        </w:drawing>
      </w:r>
    </w:p>
    <w:p w14:paraId="43BA2927"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7C9991B"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B130987" wp14:editId="546180FE">
            <wp:extent cx="1624965" cy="31496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4965" cy="314960"/>
                    </a:xfrm>
                    <a:prstGeom prst="rect">
                      <a:avLst/>
                    </a:prstGeom>
                    <a:noFill/>
                    <a:ln>
                      <a:noFill/>
                    </a:ln>
                  </pic:spPr>
                </pic:pic>
              </a:graphicData>
            </a:graphic>
          </wp:inline>
        </w:drawing>
      </w:r>
    </w:p>
    <w:p w14:paraId="6C038C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w:t>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5F3CA4AE"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B9E8157" wp14:editId="4AD4C41E">
            <wp:extent cx="1544320" cy="40132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348680C0"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5F7480BF" wp14:editId="137C1507">
            <wp:extent cx="148590" cy="23495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 cy="234950"/>
                    </a:xfrm>
                    <a:prstGeom prst="rect">
                      <a:avLst/>
                    </a:prstGeom>
                    <a:noFill/>
                    <a:ln>
                      <a:noFill/>
                    </a:ln>
                  </pic:spPr>
                </pic:pic>
              </a:graphicData>
            </a:graphic>
          </wp:inline>
        </w:drawing>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270621EA" w14:textId="77777777" w:rsidR="00AF3822" w:rsidRPr="005C667E" w:rsidRDefault="00AF3822" w:rsidP="00AF3822">
      <w:pPr>
        <w:rPr>
          <w:rFonts w:ascii="Times New Roman" w:hAnsi="Times New Roman"/>
          <w:lang w:val="en-GB"/>
        </w:rPr>
      </w:pPr>
    </w:p>
    <w:p w14:paraId="314FD185"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w:t>
      </w:r>
      <w:r w:rsidR="00BC7BA9">
        <w:rPr>
          <w:rFonts w:ascii="Times New Roman" w:hAnsi="Times New Roman"/>
          <w:lang w:val="en-GB"/>
        </w:rPr>
        <w:t xml:space="preserve"> However, </w:t>
      </w:r>
      <w:r w:rsidRPr="005C667E">
        <w:rPr>
          <w:rFonts w:ascii="Times New Roman" w:hAnsi="Times New Roman"/>
          <w:lang w:val="en-GB"/>
        </w:rPr>
        <w:t xml:space="preserve">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5E25A80B" w14:textId="77777777" w:rsidR="00AF3822" w:rsidRPr="005C667E" w:rsidRDefault="008C5E56" w:rsidP="00AF3822">
      <w:pPr>
        <w:jc w:val="center"/>
        <w:rPr>
          <w:rFonts w:ascii="Times New Roman" w:hAnsi="Times New Roman"/>
          <w:lang w:val="en-GB"/>
        </w:rPr>
      </w:pPr>
      <w:r>
        <w:rPr>
          <w:rFonts w:ascii="Times New Roman" w:hAnsi="Times New Roman"/>
          <w:noProof/>
          <w:position w:val="-32"/>
          <w:lang w:val="en-GB"/>
        </w:rPr>
        <w:lastRenderedPageBreak/>
        <w:drawing>
          <wp:inline distT="0" distB="0" distL="0" distR="0" wp14:anchorId="1A3F67C4" wp14:editId="0D7C82DA">
            <wp:extent cx="1717675" cy="48196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7675" cy="481965"/>
                    </a:xfrm>
                    <a:prstGeom prst="rect">
                      <a:avLst/>
                    </a:prstGeom>
                    <a:noFill/>
                    <a:ln>
                      <a:noFill/>
                    </a:ln>
                  </pic:spPr>
                </pic:pic>
              </a:graphicData>
            </a:graphic>
          </wp:inline>
        </w:drawing>
      </w:r>
    </w:p>
    <w:p w14:paraId="65AC87D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w:t>
      </w:r>
      <w:proofErr w:type="gramStart"/>
      <w:r>
        <w:rPr>
          <w:rFonts w:ascii="Times New Roman" w:hAnsi="Times New Roman"/>
          <w:lang w:val="en-GB"/>
        </w:rPr>
        <w:t>approximation</w:t>
      </w:r>
      <w:proofErr w:type="gramEnd"/>
      <w:r>
        <w:rPr>
          <w:rFonts w:ascii="Times New Roman" w:hAnsi="Times New Roman"/>
          <w:lang w:val="en-GB"/>
        </w:rPr>
        <w:t xml:space="preserve">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26E3EE6A" w14:textId="77777777" w:rsidR="00AF3822" w:rsidRPr="005C667E" w:rsidRDefault="00AF3822" w:rsidP="00AF3822">
      <w:pPr>
        <w:rPr>
          <w:rFonts w:ascii="Times New Roman" w:hAnsi="Times New Roman"/>
          <w:lang w:val="en-GB"/>
        </w:rPr>
      </w:pPr>
    </w:p>
    <w:p w14:paraId="113E31E7" w14:textId="77777777" w:rsidR="00AF3822" w:rsidRPr="005C667E" w:rsidRDefault="00AF3822" w:rsidP="00AF3822">
      <w:pPr>
        <w:tabs>
          <w:tab w:val="right" w:pos="8280"/>
        </w:tabs>
        <w:outlineLvl w:val="2"/>
        <w:rPr>
          <w:rFonts w:ascii="Times New Roman" w:hAnsi="Times New Roman"/>
          <w:b/>
          <w:lang w:val="en-GB"/>
        </w:rPr>
      </w:pPr>
      <w:bookmarkStart w:id="23" w:name="_Toc66107549"/>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bookmarkEnd w:id="23"/>
    </w:p>
    <w:p w14:paraId="1A0D12C8" w14:textId="77777777" w:rsidR="00AF3822" w:rsidRPr="005C667E" w:rsidRDefault="00AF3822" w:rsidP="00AF3822">
      <w:pPr>
        <w:rPr>
          <w:rFonts w:ascii="Times New Roman" w:hAnsi="Times New Roman"/>
          <w:lang w:val="en-GB"/>
        </w:rPr>
      </w:pPr>
    </w:p>
    <w:p w14:paraId="02964E6A" w14:textId="09C8E69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5B4ADE1F" w14:textId="77777777" w:rsidR="00AF3822" w:rsidRPr="005C667E" w:rsidRDefault="00AF3822" w:rsidP="00AF3822">
      <w:pPr>
        <w:rPr>
          <w:rFonts w:ascii="Times New Roman" w:hAnsi="Times New Roman"/>
          <w:lang w:val="en-GB"/>
        </w:rPr>
      </w:pPr>
    </w:p>
    <w:p w14:paraId="62382C25" w14:textId="77777777" w:rsidR="00AF3822" w:rsidRPr="005C667E" w:rsidRDefault="00AF3822" w:rsidP="00AF3822">
      <w:pPr>
        <w:tabs>
          <w:tab w:val="right" w:pos="8280"/>
        </w:tabs>
        <w:outlineLvl w:val="2"/>
        <w:rPr>
          <w:rFonts w:ascii="Times New Roman" w:hAnsi="Times New Roman"/>
          <w:b/>
          <w:lang w:val="en-GB"/>
        </w:rPr>
      </w:pPr>
      <w:bookmarkStart w:id="24" w:name="_Toc66107550"/>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bookmarkEnd w:id="24"/>
    </w:p>
    <w:p w14:paraId="200272F7" w14:textId="77777777" w:rsidR="00AF3822" w:rsidRPr="005C667E" w:rsidRDefault="00AF3822" w:rsidP="00AF3822">
      <w:pPr>
        <w:rPr>
          <w:rFonts w:ascii="Times New Roman" w:hAnsi="Times New Roman"/>
          <w:lang w:val="en-GB"/>
        </w:rPr>
      </w:pPr>
    </w:p>
    <w:p w14:paraId="19013A4F"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5F26B49A" w14:textId="77777777" w:rsidR="00AF3822" w:rsidRPr="005C667E" w:rsidRDefault="008C5E56" w:rsidP="00AF3822">
      <w:pPr>
        <w:jc w:val="center"/>
        <w:rPr>
          <w:rFonts w:ascii="Times New Roman" w:hAnsi="Times New Roman"/>
          <w:lang w:val="en-GB"/>
        </w:rPr>
      </w:pPr>
      <w:r>
        <w:rPr>
          <w:rFonts w:ascii="Times New Roman" w:hAnsi="Times New Roman"/>
          <w:noProof/>
          <w:position w:val="-36"/>
          <w:lang w:val="en-GB"/>
        </w:rPr>
        <w:drawing>
          <wp:inline distT="0" distB="0" distL="0" distR="0" wp14:anchorId="7CB4A4F5" wp14:editId="39293AF3">
            <wp:extent cx="2360295" cy="51308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60295" cy="513080"/>
                    </a:xfrm>
                    <a:prstGeom prst="rect">
                      <a:avLst/>
                    </a:prstGeom>
                    <a:noFill/>
                    <a:ln>
                      <a:noFill/>
                    </a:ln>
                  </pic:spPr>
                </pic:pic>
              </a:graphicData>
            </a:graphic>
          </wp:inline>
        </w:drawing>
      </w:r>
    </w:p>
    <w:p w14:paraId="6AEB51DB"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8C5E56">
        <w:rPr>
          <w:rFonts w:ascii="Times New Roman" w:hAnsi="Times New Roman"/>
          <w:noProof/>
          <w:position w:val="-10"/>
          <w:lang w:val="en-GB"/>
        </w:rPr>
        <w:drawing>
          <wp:inline distT="0" distB="0" distL="0" distR="0" wp14:anchorId="7DC73E23" wp14:editId="5FA7B7F4">
            <wp:extent cx="629920" cy="18542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920" cy="185420"/>
                    </a:xfrm>
                    <a:prstGeom prst="rect">
                      <a:avLst/>
                    </a:prstGeom>
                    <a:noFill/>
                    <a:ln>
                      <a:noFill/>
                    </a:ln>
                  </pic:spPr>
                </pic:pic>
              </a:graphicData>
            </a:graphic>
          </wp:inline>
        </w:drawing>
      </w:r>
      <w:r w:rsidRPr="005C667E">
        <w:rPr>
          <w:rFonts w:ascii="Times New Roman" w:hAnsi="Times New Roman"/>
          <w:lang w:val="en-GB"/>
        </w:rPr>
        <w:t xml:space="preserve"> and </w:t>
      </w:r>
      <w:r w:rsidR="008C5E56">
        <w:rPr>
          <w:rFonts w:ascii="Times New Roman" w:hAnsi="Times New Roman"/>
          <w:noProof/>
          <w:position w:val="-8"/>
          <w:lang w:val="en-GB"/>
        </w:rPr>
        <w:drawing>
          <wp:inline distT="0" distB="0" distL="0" distR="0" wp14:anchorId="4048F391" wp14:editId="49B4D90B">
            <wp:extent cx="778510" cy="18542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Pr="005C667E">
        <w:rPr>
          <w:rFonts w:ascii="Times New Roman" w:hAnsi="Times New Roman"/>
          <w:lang w:val="en-GB"/>
        </w:rPr>
        <w:t>) then the absorption coefficient frequency absorption is given by:</w:t>
      </w:r>
    </w:p>
    <w:p w14:paraId="60B03D8F"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9F74CE5" wp14:editId="5F4DB51F">
            <wp:extent cx="2625725" cy="40132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5725" cy="401320"/>
                    </a:xfrm>
                    <a:prstGeom prst="rect">
                      <a:avLst/>
                    </a:prstGeom>
                    <a:noFill/>
                    <a:ln>
                      <a:noFill/>
                    </a:ln>
                  </pic:spPr>
                </pic:pic>
              </a:graphicData>
            </a:graphic>
          </wp:inline>
        </w:drawing>
      </w:r>
    </w:p>
    <w:p w14:paraId="643692A7"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CA50C9A" w14:textId="77777777" w:rsidR="00AF3822" w:rsidRPr="005C667E" w:rsidRDefault="008C5E56" w:rsidP="00AF3822">
      <w:pPr>
        <w:jc w:val="center"/>
        <w:rPr>
          <w:rFonts w:ascii="Times New Roman" w:hAnsi="Times New Roman"/>
          <w:lang w:val="en-GB"/>
        </w:rPr>
      </w:pPr>
      <w:r>
        <w:rPr>
          <w:rFonts w:ascii="Times New Roman" w:hAnsi="Times New Roman"/>
          <w:noProof/>
          <w:position w:val="-42"/>
          <w:lang w:val="en-GB"/>
        </w:rPr>
        <w:drawing>
          <wp:inline distT="0" distB="0" distL="0" distR="0" wp14:anchorId="432A4E7D" wp14:editId="4911DE49">
            <wp:extent cx="1915160" cy="59944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5160" cy="599440"/>
                    </a:xfrm>
                    <a:prstGeom prst="rect">
                      <a:avLst/>
                    </a:prstGeom>
                    <a:noFill/>
                    <a:ln>
                      <a:noFill/>
                    </a:ln>
                  </pic:spPr>
                </pic:pic>
              </a:graphicData>
            </a:graphic>
          </wp:inline>
        </w:drawing>
      </w:r>
    </w:p>
    <w:p w14:paraId="02E1340F"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1496DB33"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4D897E4B" wp14:editId="2EBEF30A">
            <wp:extent cx="3942080" cy="40132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2080" cy="401320"/>
                    </a:xfrm>
                    <a:prstGeom prst="rect">
                      <a:avLst/>
                    </a:prstGeom>
                    <a:noFill/>
                    <a:ln>
                      <a:noFill/>
                    </a:ln>
                  </pic:spPr>
                </pic:pic>
              </a:graphicData>
            </a:graphic>
          </wp:inline>
        </w:drawing>
      </w:r>
    </w:p>
    <w:p w14:paraId="7A63EC66"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6E7EA0C5" wp14:editId="0AEA931D">
            <wp:extent cx="883285" cy="352425"/>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641A8897" wp14:editId="68F6E683">
            <wp:extent cx="1000760" cy="35242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670F0BA"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2F631BD" wp14:editId="19DF0D0F">
            <wp:extent cx="1427480" cy="31496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5CFEA2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6456F185" w14:textId="77777777" w:rsidR="00AF3822" w:rsidRPr="005C667E" w:rsidRDefault="00AF3822" w:rsidP="00AF3822">
      <w:pPr>
        <w:rPr>
          <w:rFonts w:ascii="Times New Roman" w:hAnsi="Times New Roman"/>
          <w:lang w:val="en-GB"/>
        </w:rPr>
      </w:pPr>
    </w:p>
    <w:p w14:paraId="767C78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-intervals have been defined, the mean absorption coefficient is most easily determined as the arithmetic mean.</w:t>
      </w:r>
      <w:r w:rsidR="00BC7BA9">
        <w:rPr>
          <w:rFonts w:ascii="Times New Roman" w:hAnsi="Times New Roman"/>
          <w:lang w:val="en-GB"/>
        </w:rPr>
        <w:t xml:space="preserve"> However, </w:t>
      </w:r>
      <w:r w:rsidRPr="005C667E">
        <w:rPr>
          <w:rFonts w:ascii="Times New Roman" w:hAnsi="Times New Roman"/>
          <w:lang w:val="en-GB"/>
        </w:rPr>
        <w:t xml:space="preserve">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-intervals.</w:t>
      </w:r>
      <w:r w:rsidR="00BC7BA9">
        <w:rPr>
          <w:rFonts w:ascii="Times New Roman" w:hAnsi="Times New Roman"/>
          <w:lang w:val="en-GB"/>
        </w:rPr>
        <w:t xml:space="preserve"> However, </w:t>
      </w:r>
      <w:r w:rsidRPr="005C667E">
        <w:rPr>
          <w:rFonts w:ascii="Times New Roman" w:hAnsi="Times New Roman"/>
          <w:lang w:val="en-GB"/>
        </w:rPr>
        <w:t xml:space="preserve">the mean </w:t>
      </w:r>
      <w:r w:rsidRPr="005C667E">
        <w:rPr>
          <w:rFonts w:ascii="Times New Roman" w:hAnsi="Times New Roman"/>
          <w:lang w:val="en-GB"/>
        </w:rPr>
        <w:lastRenderedPageBreak/>
        <w:t xml:space="preserve">transmission can be forced to be </w:t>
      </w:r>
      <w:proofErr w:type="gramStart"/>
      <w:r w:rsidRPr="005C667E">
        <w:rPr>
          <w:rFonts w:ascii="Times New Roman" w:hAnsi="Times New Roman"/>
          <w:lang w:val="en-GB"/>
        </w:rPr>
        <w:t>exactly the same</w:t>
      </w:r>
      <w:proofErr w:type="gramEnd"/>
      <w:r w:rsidRPr="005C667E">
        <w:rPr>
          <w:rFonts w:ascii="Times New Roman" w:hAnsi="Times New Roman"/>
          <w:lang w:val="en-GB"/>
        </w:rPr>
        <w:t xml:space="preserv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01CF4AE"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1D04B36C" wp14:editId="5863E7D6">
            <wp:extent cx="1791970" cy="31496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91970" cy="314960"/>
                    </a:xfrm>
                    <a:prstGeom prst="rect">
                      <a:avLst/>
                    </a:prstGeom>
                    <a:noFill/>
                    <a:ln>
                      <a:noFill/>
                    </a:ln>
                  </pic:spPr>
                </pic:pic>
              </a:graphicData>
            </a:graphic>
          </wp:inline>
        </w:drawing>
      </w:r>
    </w:p>
    <w:p w14:paraId="11E3864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60A28404"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0BC1E007" wp14:editId="27BC1382">
            <wp:extent cx="4726305" cy="40132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6305" cy="401320"/>
                    </a:xfrm>
                    <a:prstGeom prst="rect">
                      <a:avLst/>
                    </a:prstGeom>
                    <a:noFill/>
                    <a:ln>
                      <a:noFill/>
                    </a:ln>
                  </pic:spPr>
                </pic:pic>
              </a:graphicData>
            </a:graphic>
          </wp:inline>
        </w:drawing>
      </w:r>
    </w:p>
    <w:p w14:paraId="55AF78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75452715" wp14:editId="78F94E0E">
            <wp:extent cx="883285" cy="35242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0F3471FD" wp14:editId="6A05B6F9">
            <wp:extent cx="1315720" cy="35242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r w:rsidRPr="005C667E">
        <w:rPr>
          <w:rFonts w:ascii="Times New Roman" w:hAnsi="Times New Roman"/>
          <w:lang w:val="en-GB"/>
        </w:rPr>
        <w:t xml:space="preserve"> and where </w:t>
      </w:r>
      <w:r w:rsidR="008C5E56">
        <w:rPr>
          <w:rFonts w:ascii="Times New Roman" w:hAnsi="Times New Roman"/>
          <w:noProof/>
          <w:position w:val="-8"/>
          <w:lang w:val="en-GB"/>
        </w:rPr>
        <w:drawing>
          <wp:inline distT="0" distB="0" distL="0" distR="0" wp14:anchorId="784953E8" wp14:editId="3024E93D">
            <wp:extent cx="401320" cy="18542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320" cy="185420"/>
                    </a:xfrm>
                    <a:prstGeom prst="rect">
                      <a:avLst/>
                    </a:prstGeom>
                    <a:noFill/>
                    <a:ln>
                      <a:noFill/>
                    </a:ln>
                  </pic:spPr>
                </pic:pic>
              </a:graphicData>
            </a:graphic>
          </wp:inline>
        </w:drawing>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47BB1BA8" w14:textId="77777777" w:rsidR="00AF3822" w:rsidRPr="005C667E" w:rsidRDefault="008C5E56" w:rsidP="00AF3822">
      <w:pPr>
        <w:jc w:val="center"/>
        <w:rPr>
          <w:rFonts w:ascii="Times New Roman" w:hAnsi="Times New Roman"/>
          <w:lang w:val="en-GB"/>
        </w:rPr>
      </w:pPr>
      <w:r>
        <w:rPr>
          <w:rFonts w:ascii="Times New Roman" w:hAnsi="Times New Roman"/>
          <w:noProof/>
          <w:position w:val="-44"/>
          <w:lang w:val="en-GB"/>
        </w:rPr>
        <w:drawing>
          <wp:inline distT="0" distB="0" distL="0" distR="0" wp14:anchorId="131489AD" wp14:editId="15F27463">
            <wp:extent cx="1377950" cy="62992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77950" cy="629920"/>
                    </a:xfrm>
                    <a:prstGeom prst="rect">
                      <a:avLst/>
                    </a:prstGeom>
                    <a:noFill/>
                    <a:ln>
                      <a:noFill/>
                    </a:ln>
                  </pic:spPr>
                </pic:pic>
              </a:graphicData>
            </a:graphic>
          </wp:inline>
        </w:drawing>
      </w:r>
    </w:p>
    <w:p w14:paraId="7020D02C"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35DF2783"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167B8D5" wp14:editId="532A8610">
            <wp:extent cx="1229360" cy="35242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29360" cy="352425"/>
                    </a:xfrm>
                    <a:prstGeom prst="rect">
                      <a:avLst/>
                    </a:prstGeom>
                    <a:noFill/>
                    <a:ln>
                      <a:noFill/>
                    </a:ln>
                  </pic:spPr>
                </pic:pic>
              </a:graphicData>
            </a:graphic>
          </wp:inline>
        </w:drawing>
      </w:r>
    </w:p>
    <w:p w14:paraId="4CFBAC6C"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6E129149"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216606FB" wp14:editId="622685A0">
            <wp:extent cx="1544320" cy="40132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595C867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remains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-distributions to band models.</w:t>
      </w:r>
      <w:r w:rsidR="00BC7BA9">
        <w:rPr>
          <w:rFonts w:ascii="Times New Roman" w:hAnsi="Times New Roman"/>
          <w:lang w:val="en-GB"/>
        </w:rPr>
        <w:t xml:space="preserve"> However, </w:t>
      </w:r>
      <w:r w:rsidRPr="005C667E">
        <w:rPr>
          <w:rFonts w:ascii="Times New Roman" w:hAnsi="Times New Roman"/>
          <w:lang w:val="en-GB"/>
        </w:rPr>
        <w:t xml:space="preserve">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t>
      </w:r>
      <w:proofErr w:type="gramStart"/>
      <w:r w:rsidRPr="005C667E">
        <w:rPr>
          <w:rFonts w:ascii="Times New Roman" w:hAnsi="Times New Roman"/>
          <w:lang w:val="en-GB"/>
        </w:rPr>
        <w:t>width</w:t>
      </w:r>
      <w:proofErr w:type="gramEnd"/>
      <w:r w:rsidRPr="005C667E">
        <w:rPr>
          <w:rFonts w:ascii="Times New Roman" w:hAnsi="Times New Roman"/>
          <w:lang w:val="en-GB"/>
        </w:rPr>
        <w:t xml:space="preserve">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DA07C0B" w14:textId="77777777" w:rsidR="00AF3822" w:rsidRPr="005C667E" w:rsidRDefault="00AF3822" w:rsidP="00AF3822">
      <w:pPr>
        <w:rPr>
          <w:rFonts w:ascii="Times New Roman" w:hAnsi="Times New Roman"/>
          <w:b/>
          <w:lang w:val="en-GB"/>
        </w:rPr>
      </w:pPr>
    </w:p>
    <w:p w14:paraId="20C39D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0B8D2340" w14:textId="77777777" w:rsidR="00AF3822" w:rsidRPr="005C667E" w:rsidRDefault="00AF3822" w:rsidP="00AF3822">
      <w:pPr>
        <w:rPr>
          <w:rFonts w:ascii="Times New Roman" w:hAnsi="Times New Roman"/>
          <w:lang w:val="en-GB"/>
        </w:rPr>
      </w:pPr>
    </w:p>
    <w:p w14:paraId="408E058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377A7A6"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675256" w14:textId="77777777" w:rsidR="00AF3822" w:rsidRPr="005C667E" w:rsidRDefault="00AF3822" w:rsidP="00AF3822">
      <w:pPr>
        <w:rPr>
          <w:rFonts w:ascii="Times New Roman" w:hAnsi="Times New Roman"/>
          <w:b/>
          <w:lang w:val="en-GB"/>
        </w:rPr>
      </w:pPr>
    </w:p>
    <w:p w14:paraId="56CE8E93"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proofErr w:type="gramStart"/>
      <w:r w:rsidRPr="005C667E">
        <w:rPr>
          <w:rFonts w:ascii="Times New Roman" w:hAnsi="Times New Roman"/>
          <w:i/>
          <w:lang w:val="en-GB"/>
        </w:rPr>
        <w:t>S</w:t>
      </w:r>
      <w:r w:rsidRPr="005C667E">
        <w:rPr>
          <w:rFonts w:ascii="Times New Roman" w:hAnsi="Times New Roman"/>
          <w:i/>
          <w:position w:val="-4"/>
          <w:sz w:val="18"/>
          <w:lang w:val="en-GB"/>
        </w:rPr>
        <w:t>a</w:t>
      </w:r>
      <w:proofErr w:type="gramEnd"/>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4D40755E"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7AE13F09" wp14:editId="2E3C3C66">
            <wp:extent cx="1297305" cy="18542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7305" cy="185420"/>
                    </a:xfrm>
                    <a:prstGeom prst="rect">
                      <a:avLst/>
                    </a:prstGeom>
                    <a:noFill/>
                    <a:ln>
                      <a:noFill/>
                    </a:ln>
                  </pic:spPr>
                </pic:pic>
              </a:graphicData>
            </a:graphic>
          </wp:inline>
        </w:drawing>
      </w:r>
    </w:p>
    <w:p w14:paraId="3CE37A6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7DDC9B49"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57E5DFE8" wp14:editId="28CBB2BB">
            <wp:extent cx="2390775" cy="27813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90775" cy="278130"/>
                    </a:xfrm>
                    <a:prstGeom prst="rect">
                      <a:avLst/>
                    </a:prstGeom>
                    <a:noFill/>
                    <a:ln>
                      <a:noFill/>
                    </a:ln>
                  </pic:spPr>
                </pic:pic>
              </a:graphicData>
            </a:graphic>
          </wp:inline>
        </w:drawing>
      </w:r>
    </w:p>
    <w:p w14:paraId="133E2ABF" w14:textId="77777777" w:rsidR="00AF3822" w:rsidRPr="005C667E" w:rsidRDefault="00AF3822" w:rsidP="00AF3822">
      <w:pPr>
        <w:rPr>
          <w:rFonts w:ascii="Times New Roman" w:hAnsi="Times New Roman"/>
          <w:b/>
          <w:lang w:val="en-GB"/>
        </w:rPr>
      </w:pPr>
    </w:p>
    <w:p w14:paraId="52FA922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71C6389C"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C76B354" w14:textId="77777777" w:rsidR="00AF3822" w:rsidRPr="005C667E" w:rsidRDefault="00AF3822" w:rsidP="00AF3822">
      <w:pPr>
        <w:rPr>
          <w:rFonts w:ascii="Times New Roman" w:hAnsi="Times New Roman"/>
          <w:lang w:val="en-GB"/>
        </w:rPr>
      </w:pPr>
    </w:p>
    <w:p w14:paraId="50CA84B1"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045158B7"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3FC512DD" w14:textId="77777777" w:rsidR="00AF3822" w:rsidRPr="005C667E" w:rsidRDefault="00AF3822" w:rsidP="00AF3822">
      <w:pPr>
        <w:rPr>
          <w:rFonts w:ascii="Times New Roman" w:hAnsi="Times New Roman"/>
          <w:lang w:val="en-GB"/>
        </w:rPr>
      </w:pPr>
    </w:p>
    <w:p w14:paraId="06716C79" w14:textId="63307D23" w:rsidR="00AF3822" w:rsidRPr="005C667E" w:rsidRDefault="00AF3822" w:rsidP="00AF3822">
      <w:pPr>
        <w:ind w:left="1440"/>
        <w:rPr>
          <w:rFonts w:ascii="Times New Roman" w:hAnsi="Times New Roman"/>
          <w:lang w:val="en-GB"/>
        </w:rPr>
      </w:pPr>
      <w:r w:rsidRPr="005C667E">
        <w:rPr>
          <w:rFonts w:ascii="Times New Roman" w:hAnsi="Times New Roman"/>
          <w:lang w:val="en-GB"/>
        </w:rPr>
        <w:t>Combining the band parameters statistically is reasonable if the absorption of the overlapping gases is comparable with similar degree of saturation.</w:t>
      </w:r>
      <w:r w:rsidR="00BC7BA9">
        <w:rPr>
          <w:rFonts w:ascii="Times New Roman" w:hAnsi="Times New Roman"/>
          <w:lang w:val="en-GB"/>
        </w:rPr>
        <w:t xml:space="preserve"> However, </w:t>
      </w:r>
      <w:r w:rsidRPr="005C667E">
        <w:rPr>
          <w:rFonts w:ascii="Times New Roman" w:hAnsi="Times New Roman"/>
          <w:lang w:val="en-GB"/>
        </w:rPr>
        <w:t xml:space="preserve">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w:t>
      </w:r>
      <w:r w:rsidR="00D92D3D">
        <w:rPr>
          <w:rFonts w:ascii="Times New Roman" w:hAnsi="Times New Roman"/>
          <w:lang w:val="en-GB"/>
        </w:rPr>
        <w:t xml:space="preserve">, </w:t>
      </w:r>
      <w:r w:rsidRPr="005C667E">
        <w:rPr>
          <w:rFonts w:ascii="Times New Roman" w:hAnsi="Times New Roman"/>
          <w:lang w:val="en-GB"/>
        </w:rPr>
        <w:t xml:space="preserve">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485B1CAC"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2994758B" wp14:editId="3F6E2585">
            <wp:extent cx="1946275" cy="35242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p>
    <w:p w14:paraId="6A67CD98"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2B473BA1"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FA238DA" wp14:editId="0D6C05B9">
            <wp:extent cx="1075055" cy="40132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75055" cy="401320"/>
                    </a:xfrm>
                    <a:prstGeom prst="rect">
                      <a:avLst/>
                    </a:prstGeom>
                    <a:noFill/>
                    <a:ln>
                      <a:noFill/>
                    </a:ln>
                  </pic:spPr>
                </pic:pic>
              </a:graphicData>
            </a:graphic>
          </wp:inline>
        </w:drawing>
      </w:r>
    </w:p>
    <w:p w14:paraId="66C7492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64F64AC" w14:textId="77777777" w:rsidR="00AF3822" w:rsidRPr="005C667E" w:rsidRDefault="00AF3822" w:rsidP="00AF3822">
      <w:pPr>
        <w:rPr>
          <w:rFonts w:ascii="Times New Roman" w:hAnsi="Times New Roman"/>
          <w:lang w:val="en-GB"/>
        </w:rPr>
      </w:pPr>
    </w:p>
    <w:p w14:paraId="2ED5D0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5BB58341" w14:textId="77777777" w:rsidR="00AF3822" w:rsidRPr="005C667E" w:rsidRDefault="00AF3822" w:rsidP="00AF3822">
      <w:pPr>
        <w:tabs>
          <w:tab w:val="right" w:pos="8280"/>
        </w:tabs>
        <w:rPr>
          <w:rFonts w:ascii="Times New Roman" w:hAnsi="Times New Roman"/>
          <w:b/>
          <w:lang w:val="en-GB"/>
        </w:rPr>
      </w:pPr>
    </w:p>
    <w:p w14:paraId="5D792EFA" w14:textId="77777777" w:rsidR="00AF3822" w:rsidRPr="005C667E" w:rsidRDefault="00AF3822" w:rsidP="00AF3822">
      <w:pPr>
        <w:tabs>
          <w:tab w:val="right" w:pos="8280"/>
        </w:tabs>
        <w:outlineLvl w:val="2"/>
        <w:rPr>
          <w:rFonts w:ascii="Times New Roman" w:hAnsi="Times New Roman"/>
          <w:b/>
          <w:lang w:val="en-GB"/>
        </w:rPr>
      </w:pPr>
      <w:bookmarkStart w:id="25" w:name="_Toc66107551"/>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bookmarkEnd w:id="25"/>
    </w:p>
    <w:p w14:paraId="0D0C08E9" w14:textId="77777777" w:rsidR="00AF3822" w:rsidRPr="005C667E" w:rsidRDefault="00AF3822" w:rsidP="00AF3822">
      <w:pPr>
        <w:rPr>
          <w:rFonts w:ascii="Times New Roman" w:hAnsi="Times New Roman"/>
          <w:lang w:val="en-GB"/>
        </w:rPr>
      </w:pPr>
    </w:p>
    <w:p w14:paraId="21BE8F30"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w:t>
      </w:r>
      <w:r w:rsidR="00BC7BA9">
        <w:rPr>
          <w:rFonts w:ascii="Times New Roman" w:hAnsi="Times New Roman"/>
          <w:lang w:val="en-GB"/>
        </w:rPr>
        <w:t>,</w:t>
      </w:r>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2687F549" w14:textId="6765C663"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interval</w:t>
      </w:r>
    </w:p>
    <w:p w14:paraId="48D9CAF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664CFAB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proofErr w:type="gramStart"/>
      <w:r w:rsidRPr="00ED4918">
        <w:rPr>
          <w:rFonts w:ascii="Times New Roman" w:hAnsi="Times New Roman"/>
          <w:i/>
          <w:lang w:val="en-GB"/>
        </w:rPr>
        <w:t>k</w:t>
      </w:r>
      <w:proofErr w:type="gramEnd"/>
      <w:r w:rsidRPr="005C667E">
        <w:rPr>
          <w:rFonts w:ascii="Times New Roman" w:hAnsi="Times New Roman"/>
          <w:lang w:val="en-GB"/>
        </w:rPr>
        <w:t xml:space="preserve"> </w:t>
      </w:r>
    </w:p>
    <w:p w14:paraId="323C12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A4836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bookmarkStart w:id="26" w:name="_Toc66107552"/>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bookmarkEnd w:id="26"/>
    </w:p>
    <w:p w14:paraId="535123F6" w14:textId="77777777" w:rsidR="00AF3822" w:rsidRPr="005C667E" w:rsidRDefault="00AF3822" w:rsidP="00AF3822">
      <w:pPr>
        <w:rPr>
          <w:rFonts w:ascii="Times New Roman" w:hAnsi="Times New Roman"/>
          <w:lang w:val="en-GB"/>
        </w:rPr>
      </w:pPr>
    </w:p>
    <w:p w14:paraId="6ADD7A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 xml:space="preserve">been updated </w:t>
      </w:r>
      <w:proofErr w:type="spellStart"/>
      <w:r>
        <w:rPr>
          <w:rFonts w:ascii="Times New Roman" w:hAnsi="Times New Roman"/>
          <w:lang w:val="en-GB"/>
        </w:rPr>
        <w:t>fro</w:t>
      </w:r>
      <w:proofErr w:type="spellEnd"/>
      <w:r>
        <w:rPr>
          <w:rFonts w:ascii="Times New Roman" w:hAnsi="Times New Roman"/>
          <w:lang w:val="en-GB"/>
        </w:rPr>
        <w:t xml:space="preserve">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4DB6E37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40DF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5FC4CC4B" w14:textId="77777777" w:rsidR="00AF3822" w:rsidRDefault="00AF3822" w:rsidP="00AF3822">
      <w:pPr>
        <w:rPr>
          <w:rFonts w:ascii="Times New Roman" w:hAnsi="Times New Roman"/>
          <w:lang w:val="en-GB"/>
        </w:rPr>
      </w:pPr>
    </w:p>
    <w:p w14:paraId="1BDE425F"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38A50A48" w14:textId="77777777" w:rsidR="00AF3822" w:rsidRPr="005C667E" w:rsidRDefault="00AF3822" w:rsidP="00AF3822">
      <w:pPr>
        <w:rPr>
          <w:rFonts w:ascii="Times New Roman" w:hAnsi="Times New Roman"/>
          <w:lang w:val="en-GB"/>
        </w:rPr>
      </w:pPr>
    </w:p>
    <w:p w14:paraId="2E8848D8" w14:textId="77777777" w:rsidR="00AF3822" w:rsidRPr="005C667E" w:rsidRDefault="00AF3822" w:rsidP="00AF3822">
      <w:pPr>
        <w:tabs>
          <w:tab w:val="right" w:pos="8280"/>
        </w:tabs>
        <w:outlineLvl w:val="2"/>
        <w:rPr>
          <w:rFonts w:ascii="Times New Roman" w:hAnsi="Times New Roman"/>
          <w:b/>
          <w:lang w:val="en-GB"/>
        </w:rPr>
      </w:pPr>
      <w:bookmarkStart w:id="27" w:name="_Toc66107553"/>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bookmarkEnd w:id="27"/>
    </w:p>
    <w:p w14:paraId="3D5F5465" w14:textId="77777777" w:rsidR="00AF3822" w:rsidRPr="005C667E" w:rsidRDefault="00AF3822" w:rsidP="00AF3822">
      <w:pPr>
        <w:tabs>
          <w:tab w:val="right" w:pos="8280"/>
        </w:tabs>
        <w:rPr>
          <w:rFonts w:ascii="Times New Roman" w:hAnsi="Times New Roman"/>
          <w:b/>
          <w:lang w:val="en-GB"/>
        </w:rPr>
      </w:pPr>
    </w:p>
    <w:p w14:paraId="0D357CF0"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5806B949" w14:textId="77777777" w:rsidR="00AF3822" w:rsidRPr="005C667E" w:rsidRDefault="00AF3822" w:rsidP="00AF3822">
      <w:pPr>
        <w:rPr>
          <w:rFonts w:ascii="Times New Roman" w:hAnsi="Times New Roman"/>
          <w:b/>
          <w:lang w:val="en-GB"/>
        </w:rPr>
      </w:pPr>
    </w:p>
    <w:p w14:paraId="14FF04E8" w14:textId="77777777" w:rsidR="00AF3822" w:rsidRPr="005C667E" w:rsidRDefault="00AF3822" w:rsidP="00AF3822">
      <w:pPr>
        <w:outlineLvl w:val="1"/>
        <w:rPr>
          <w:rFonts w:ascii="Times New Roman" w:hAnsi="Times New Roman"/>
          <w:b/>
          <w:lang w:val="en-GB"/>
        </w:rPr>
      </w:pPr>
      <w:bookmarkStart w:id="28" w:name="_Toc66107554"/>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bookmarkEnd w:id="28"/>
      <w:proofErr w:type="spellEnd"/>
    </w:p>
    <w:p w14:paraId="166BF487" w14:textId="77777777" w:rsidR="00AF3822" w:rsidRPr="005C667E" w:rsidRDefault="00AF3822" w:rsidP="00AF3822">
      <w:pPr>
        <w:rPr>
          <w:rFonts w:ascii="Times New Roman" w:hAnsi="Times New Roman"/>
          <w:lang w:val="en-GB"/>
        </w:rPr>
      </w:pPr>
    </w:p>
    <w:p w14:paraId="469094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proofErr w:type="gramEnd"/>
      <w:r w:rsidR="00433CE1">
        <w:rPr>
          <w:rFonts w:ascii="Times New Roman" w:hAnsi="Times New Roman"/>
          <w:lang w:val="en-GB"/>
        </w:rPr>
        <w:t>’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338B4767" w14:textId="77777777" w:rsidR="00AF3822" w:rsidRPr="005C667E" w:rsidRDefault="00AF3822" w:rsidP="00AF3822">
      <w:pPr>
        <w:rPr>
          <w:rFonts w:ascii="Times New Roman" w:hAnsi="Times New Roman"/>
          <w:lang w:val="en-GB"/>
        </w:rPr>
      </w:pPr>
    </w:p>
    <w:p w14:paraId="013F0E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6B0D4440" w14:textId="77777777" w:rsidR="00AF3822" w:rsidRPr="005C667E" w:rsidRDefault="00AF3822" w:rsidP="00AF3822">
      <w:pPr>
        <w:rPr>
          <w:rFonts w:ascii="Times New Roman" w:hAnsi="Times New Roman"/>
          <w:lang w:val="en-GB"/>
        </w:rPr>
      </w:pPr>
    </w:p>
    <w:p w14:paraId="770043A8" w14:textId="46789F2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w:t>
      </w:r>
      <w:r w:rsidR="00D92D3D">
        <w:rPr>
          <w:rFonts w:ascii="Times New Roman" w:hAnsi="Times New Roman"/>
          <w:lang w:val="en-GB"/>
        </w:rPr>
        <w:t>,</w:t>
      </w:r>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60308BE0" w14:textId="77777777" w:rsidR="00AF3822" w:rsidRPr="005C667E" w:rsidRDefault="00AF3822" w:rsidP="00AF3822">
      <w:pPr>
        <w:rPr>
          <w:rFonts w:ascii="Times New Roman" w:hAnsi="Times New Roman"/>
          <w:lang w:val="en-GB"/>
        </w:rPr>
      </w:pPr>
    </w:p>
    <w:p w14:paraId="4172F65A" w14:textId="77777777" w:rsidR="0015207B"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7261BCB3" w14:textId="77777777" w:rsidR="0015207B" w:rsidRDefault="0015207B">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2A910F59" w14:textId="77777777" w:rsidR="00AF3822" w:rsidRPr="005C667E" w:rsidRDefault="00AF3822" w:rsidP="00AF3822">
      <w:pPr>
        <w:rPr>
          <w:rFonts w:ascii="Times New Roman" w:hAnsi="Times New Roman"/>
          <w:lang w:val="en-GB"/>
        </w:rPr>
      </w:pPr>
    </w:p>
    <w:p w14:paraId="1A0687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078CD0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401DEEA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575980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1FB0A1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563D272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3147E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444D9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6EA62D7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782C49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560181F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2E4E45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21882C4" w14:textId="77777777" w:rsidR="00AF3822" w:rsidRDefault="00AF3822" w:rsidP="00AF3822">
      <w:pPr>
        <w:rPr>
          <w:rFonts w:ascii="Times New Roman" w:hAnsi="Times New Roman"/>
          <w:b/>
          <w:lang w:val="en-GB"/>
        </w:rPr>
      </w:pPr>
    </w:p>
    <w:p w14:paraId="315D9D01" w14:textId="77777777" w:rsidR="00AF3822" w:rsidRDefault="00AF3822" w:rsidP="00AF3822">
      <w:pPr>
        <w:rPr>
          <w:rFonts w:ascii="Times New Roman" w:hAnsi="Times New Roman"/>
          <w:lang w:val="en-GB"/>
        </w:rPr>
      </w:pPr>
      <w:r>
        <w:rPr>
          <w:rFonts w:ascii="Times New Roman" w:hAnsi="Times New Roman"/>
          <w:lang w:val="en-GB"/>
        </w:rPr>
        <w:t xml:space="preserve">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proofErr w:type="gramEnd"/>
      <w:r>
        <w:rPr>
          <w:rFonts w:ascii="Times New Roman" w:hAnsi="Times New Roman"/>
          <w:lang w:val="en-GB"/>
        </w:rPr>
        <w:t>’ file must also be present whose format is described in Section 8.5.2.</w:t>
      </w:r>
    </w:p>
    <w:p w14:paraId="6F5CF651" w14:textId="77777777" w:rsidR="00AF3822" w:rsidRDefault="00AF3822" w:rsidP="00AF3822">
      <w:pPr>
        <w:rPr>
          <w:rFonts w:ascii="Times New Roman" w:hAnsi="Times New Roman"/>
          <w:b/>
          <w:lang w:val="en-GB"/>
        </w:rPr>
      </w:pPr>
    </w:p>
    <w:p w14:paraId="5C628227"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bookmarkStart w:id="29" w:name="_Toc66107555"/>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bookmarkEnd w:id="29"/>
    </w:p>
    <w:p w14:paraId="4A27EE68" w14:textId="77777777" w:rsidR="00AF3822" w:rsidRPr="005C667E" w:rsidRDefault="00AF3822" w:rsidP="00AF3822">
      <w:pPr>
        <w:rPr>
          <w:rFonts w:ascii="Times New Roman" w:hAnsi="Times New Roman"/>
          <w:lang w:val="en-GB"/>
        </w:rPr>
      </w:pPr>
    </w:p>
    <w:p w14:paraId="78F1D64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0B590F1" w14:textId="77777777" w:rsidR="00AF3822" w:rsidRPr="005C667E" w:rsidRDefault="00AF3822" w:rsidP="00AF3822">
      <w:pPr>
        <w:ind w:left="720"/>
        <w:rPr>
          <w:rFonts w:ascii="Times New Roman" w:hAnsi="Times New Roman"/>
          <w:lang w:val="en-GB"/>
        </w:rPr>
      </w:pPr>
    </w:p>
    <w:p w14:paraId="00866E35"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Conv_spec</w:t>
      </w:r>
      <w:proofErr w:type="spellEnd"/>
    </w:p>
    <w:p w14:paraId="403E9616"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Li_spec</w:t>
      </w:r>
      <w:proofErr w:type="spellEnd"/>
      <w:r w:rsidRPr="001A7BF3">
        <w:rPr>
          <w:rFonts w:ascii="Times New Roman" w:hAnsi="Times New Roman"/>
          <w:u w:val="single"/>
          <w:lang w:val="fr-CA"/>
        </w:rPr>
        <w:t xml:space="preserve"> </w:t>
      </w:r>
    </w:p>
    <w:p w14:paraId="3C1091A0"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Pl_spec</w:t>
      </w:r>
      <w:proofErr w:type="spellEnd"/>
    </w:p>
    <w:p w14:paraId="62AF7EF0" w14:textId="77777777" w:rsidR="00AF3822" w:rsidRPr="001A7BF3" w:rsidRDefault="00AF3822" w:rsidP="00AF3822">
      <w:pPr>
        <w:rPr>
          <w:rFonts w:ascii="Times New Roman" w:hAnsi="Times New Roman"/>
          <w:b/>
          <w:lang w:val="fr-CA"/>
        </w:rPr>
      </w:pPr>
    </w:p>
    <w:p w14:paraId="01A5B8E6"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4DB2FEC2" w14:textId="77777777" w:rsidR="00AF3822" w:rsidRPr="005C667E" w:rsidRDefault="00AF3822" w:rsidP="00AF3822">
      <w:pPr>
        <w:rPr>
          <w:rFonts w:ascii="Times New Roman" w:hAnsi="Times New Roman"/>
          <w:b/>
          <w:lang w:val="en-GB"/>
        </w:rPr>
      </w:pPr>
    </w:p>
    <w:p w14:paraId="66E442F3" w14:textId="77777777" w:rsidR="00AF3822" w:rsidRPr="001872E9" w:rsidRDefault="00AF3822" w:rsidP="00AF3822">
      <w:pPr>
        <w:outlineLvl w:val="2"/>
        <w:rPr>
          <w:rFonts w:ascii="Times New Roman" w:hAnsi="Times New Roman"/>
          <w:b/>
          <w:lang w:val="en-GB"/>
        </w:rPr>
      </w:pPr>
      <w:bookmarkStart w:id="30" w:name="_Toc66107556"/>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bookmarkEnd w:id="30"/>
      <w:proofErr w:type="spellEnd"/>
    </w:p>
    <w:p w14:paraId="5DE94DDA" w14:textId="77777777" w:rsidR="00AF3822" w:rsidRPr="005C667E" w:rsidRDefault="00AF3822" w:rsidP="00AF3822">
      <w:pPr>
        <w:rPr>
          <w:rFonts w:ascii="Times New Roman" w:hAnsi="Times New Roman"/>
          <w:b/>
          <w:lang w:val="en-GB"/>
        </w:rPr>
      </w:pPr>
    </w:p>
    <w:p w14:paraId="5A5C7B69" w14:textId="1C7E772F"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functions.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28F75578" w14:textId="77777777" w:rsidR="00AF3822" w:rsidRPr="005C667E" w:rsidRDefault="00AF3822" w:rsidP="00AF3822">
      <w:pPr>
        <w:rPr>
          <w:rFonts w:ascii="Times New Roman" w:hAnsi="Times New Roman"/>
          <w:lang w:val="en-GB"/>
        </w:rPr>
      </w:pPr>
    </w:p>
    <w:p w14:paraId="3396AC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66EC2AE" w14:textId="77777777" w:rsidR="00AF3822" w:rsidRPr="005C667E" w:rsidRDefault="00AF3822" w:rsidP="00AF3822">
      <w:pPr>
        <w:rPr>
          <w:rFonts w:ascii="Times New Roman" w:hAnsi="Times New Roman"/>
          <w:lang w:val="en-GB"/>
        </w:rPr>
      </w:pPr>
    </w:p>
    <w:p w14:paraId="522F61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7EAE199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 xml:space="preserve">Triangular bin </w:t>
      </w:r>
      <w:proofErr w:type="gramStart"/>
      <w:r w:rsidRPr="005C667E">
        <w:rPr>
          <w:rFonts w:ascii="Times New Roman" w:hAnsi="Times New Roman"/>
          <w:lang w:val="en-GB"/>
        </w:rPr>
        <w:t>convolution</w:t>
      </w:r>
      <w:proofErr w:type="gramEnd"/>
    </w:p>
    <w:p w14:paraId="781961B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w:t>
      </w:r>
      <w:proofErr w:type="gramStart"/>
      <w:r w:rsidRPr="005C667E">
        <w:rPr>
          <w:rFonts w:ascii="Times New Roman" w:hAnsi="Times New Roman"/>
          <w:lang w:val="en-GB"/>
        </w:rPr>
        <w:t>square</w:t>
      </w:r>
      <w:proofErr w:type="gramEnd"/>
      <w:r w:rsidRPr="005C667E">
        <w:rPr>
          <w:rFonts w:ascii="Times New Roman" w:hAnsi="Times New Roman"/>
          <w:lang w:val="en-GB"/>
        </w:rPr>
        <w:t xml:space="preserve"> </w:t>
      </w:r>
    </w:p>
    <w:p w14:paraId="00C6A6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6000F4F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1FC2F616" w14:textId="77777777" w:rsidR="00AF3822" w:rsidRPr="005C667E" w:rsidRDefault="00AF3822" w:rsidP="00AF3822">
      <w:pPr>
        <w:rPr>
          <w:rFonts w:ascii="Times New Roman" w:hAnsi="Times New Roman"/>
          <w:lang w:val="en-GB"/>
        </w:rPr>
      </w:pPr>
    </w:p>
    <w:p w14:paraId="156772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ave</w:t>
      </w:r>
      <w:proofErr w:type="spellEnd"/>
      <w:proofErr w:type="gramEnd"/>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w:t>
      </w:r>
      <w:proofErr w:type="gramStart"/>
      <w:r w:rsidRPr="005C667E">
        <w:rPr>
          <w:rFonts w:ascii="Times New Roman" w:hAnsi="Times New Roman"/>
          <w:lang w:val="en-GB"/>
        </w:rPr>
        <w:t>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w:t>
      </w:r>
      <w:proofErr w:type="gramStart"/>
      <w:r w:rsidRPr="005C667E">
        <w:rPr>
          <w:rFonts w:ascii="Times New Roman" w:hAnsi="Times New Roman"/>
          <w:position w:val="6"/>
          <w:sz w:val="20"/>
          <w:lang w:val="en-GB"/>
        </w:rPr>
        <w:t>1</w:t>
      </w:r>
      <w:r w:rsidRPr="005C667E">
        <w:rPr>
          <w:rFonts w:ascii="Times New Roman" w:hAnsi="Times New Roman"/>
          <w:lang w:val="en-GB"/>
        </w:rPr>
        <w:t xml:space="preserve"> .</w:t>
      </w:r>
      <w:proofErr w:type="gramEnd"/>
    </w:p>
    <w:p w14:paraId="3C9012B4" w14:textId="77777777" w:rsidR="00AF3822" w:rsidRDefault="00AF3822" w:rsidP="00AF3822">
      <w:pPr>
        <w:rPr>
          <w:rFonts w:ascii="Times New Roman" w:hAnsi="Times New Roman"/>
          <w:lang w:val="en-GB"/>
        </w:rPr>
      </w:pPr>
    </w:p>
    <w:p w14:paraId="7E2A4805" w14:textId="77777777" w:rsidR="0015207B" w:rsidRPr="005C667E" w:rsidRDefault="0015207B" w:rsidP="00AF3822">
      <w:pPr>
        <w:rPr>
          <w:rFonts w:ascii="Times New Roman" w:hAnsi="Times New Roman"/>
          <w:lang w:val="en-GB"/>
        </w:rPr>
      </w:pPr>
    </w:p>
    <w:p w14:paraId="3719F6B5"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7A1A4036" w14:textId="77777777" w:rsidR="00AF3822" w:rsidRPr="005C667E" w:rsidRDefault="00AF3822" w:rsidP="00AF3822">
      <w:pPr>
        <w:rPr>
          <w:rFonts w:ascii="Times New Roman" w:hAnsi="Times New Roman"/>
          <w:lang w:val="en-GB"/>
        </w:rPr>
      </w:pPr>
    </w:p>
    <w:p w14:paraId="5C1E5C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w:t>
      </w:r>
      <w:proofErr w:type="gramStart"/>
      <w:r w:rsidRPr="005C667E">
        <w:rPr>
          <w:rFonts w:ascii="Times New Roman" w:hAnsi="Times New Roman"/>
          <w:lang w:val="en-GB"/>
        </w:rPr>
        <w:t>:testc</w:t>
      </w:r>
      <w:proofErr w:type="gramEnd"/>
      <w:r w:rsidRPr="005C667E">
        <w:rPr>
          <w:rFonts w:ascii="Times New Roman" w:hAnsi="Times New Roman"/>
          <w:lang w:val="en-GB"/>
        </w:rPr>
        <w:t>1</w:t>
      </w:r>
    </w:p>
    <w:p w14:paraId="13C57D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1A6BB2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09A5273" w14:textId="77777777" w:rsidR="00AF3822" w:rsidRPr="005C667E" w:rsidRDefault="00AF3822" w:rsidP="00AF3822">
      <w:pPr>
        <w:rPr>
          <w:rFonts w:ascii="Times New Roman" w:hAnsi="Times New Roman"/>
          <w:lang w:val="en-GB"/>
        </w:rPr>
      </w:pPr>
    </w:p>
    <w:p w14:paraId="2B59C252"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bookmarkStart w:id="31" w:name="_Toc66107557"/>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bookmarkEnd w:id="31"/>
      <w:proofErr w:type="spellEnd"/>
    </w:p>
    <w:p w14:paraId="2D8094A3" w14:textId="77777777" w:rsidR="00AF3822" w:rsidRDefault="00AF3822" w:rsidP="00AF3822">
      <w:pPr>
        <w:rPr>
          <w:rFonts w:ascii="Times New Roman" w:hAnsi="Times New Roman"/>
          <w:lang w:val="en-GB"/>
        </w:rPr>
      </w:pPr>
    </w:p>
    <w:p w14:paraId="38D30A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134D8A68" w14:textId="77777777" w:rsidR="00AF3822" w:rsidRPr="005C667E" w:rsidRDefault="00AF3822" w:rsidP="00AF3822">
      <w:pPr>
        <w:rPr>
          <w:rFonts w:ascii="Times New Roman" w:hAnsi="Times New Roman"/>
          <w:lang w:val="en-GB"/>
        </w:rPr>
      </w:pPr>
    </w:p>
    <w:p w14:paraId="20C37F6A" w14:textId="77777777" w:rsidR="00AF3822" w:rsidRPr="001872E9" w:rsidRDefault="00AF3822" w:rsidP="00AF3822">
      <w:pPr>
        <w:outlineLvl w:val="2"/>
        <w:rPr>
          <w:rFonts w:ascii="Times New Roman" w:hAnsi="Times New Roman"/>
          <w:b/>
          <w:lang w:val="en-GB"/>
        </w:rPr>
      </w:pPr>
      <w:bookmarkStart w:id="32" w:name="_Toc66107558"/>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bookmarkEnd w:id="32"/>
      <w:proofErr w:type="spellEnd"/>
    </w:p>
    <w:p w14:paraId="06FBD1DD" w14:textId="77777777" w:rsidR="00AF3822" w:rsidRDefault="00AF3822" w:rsidP="00AF3822">
      <w:pPr>
        <w:rPr>
          <w:rFonts w:ascii="Times New Roman" w:hAnsi="Times New Roman"/>
          <w:lang w:val="en-GB"/>
        </w:rPr>
      </w:pPr>
    </w:p>
    <w:p w14:paraId="05AEC249" w14:textId="65F8E445"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1C602A70" w14:textId="77777777" w:rsidR="00AF3822" w:rsidRPr="005C667E" w:rsidRDefault="00AF3822" w:rsidP="00AF3822">
      <w:pPr>
        <w:rPr>
          <w:rFonts w:ascii="Times New Roman" w:hAnsi="Times New Roman"/>
          <w:lang w:val="en-GB"/>
        </w:rPr>
      </w:pPr>
    </w:p>
    <w:p w14:paraId="3048BB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715B06F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4C260B3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6A8A0C4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4D0620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7F11939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605715F6" w14:textId="77777777" w:rsidR="00AF3822" w:rsidRPr="005C667E" w:rsidRDefault="00AF3822" w:rsidP="00AF3822">
      <w:pPr>
        <w:rPr>
          <w:rFonts w:ascii="Times New Roman" w:hAnsi="Times New Roman"/>
          <w:lang w:val="en-GB"/>
        </w:rPr>
      </w:pPr>
    </w:p>
    <w:p w14:paraId="07F27AFA"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647EEA" w14:textId="77777777" w:rsidR="00AF3822" w:rsidRPr="005C667E" w:rsidRDefault="00AF3822" w:rsidP="00AF3822">
      <w:pPr>
        <w:rPr>
          <w:rFonts w:ascii="Times New Roman" w:hAnsi="Times New Roman"/>
          <w:lang w:val="en-GB"/>
        </w:rPr>
      </w:pPr>
    </w:p>
    <w:p w14:paraId="3665DCC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7CD2BA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gramStart"/>
      <w:r w:rsidRPr="005C667E">
        <w:rPr>
          <w:rFonts w:ascii="Times New Roman" w:hAnsi="Times New Roman"/>
          <w:sz w:val="20"/>
          <w:lang w:val="en-GB"/>
        </w:rPr>
        <w:t xml:space="preserve">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3B54E0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Additional codes PAR1 and PAR2</w:t>
      </w:r>
    </w:p>
    <w:p w14:paraId="42243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029A4D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type of convolution/model &amp; NCONT</w:t>
      </w:r>
    </w:p>
    <w:p w14:paraId="74940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6E14B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identifier for gas 1</w:t>
      </w:r>
    </w:p>
    <w:p w14:paraId="2C515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isotope ID and process parameter</w:t>
      </w:r>
    </w:p>
    <w:p w14:paraId="46D21F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0612C1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w:t>
      </w:r>
      <w:proofErr w:type="spellStart"/>
      <w:proofErr w:type="gram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doppler</w:t>
      </w:r>
    </w:p>
    <w:p w14:paraId="188B41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w:t>
      </w:r>
      <w:proofErr w:type="gramStart"/>
      <w:r w:rsidRPr="005C667E">
        <w:rPr>
          <w:rFonts w:ascii="Times New Roman" w:hAnsi="Times New Roman"/>
          <w:sz w:val="20"/>
          <w:lang w:val="en-GB"/>
        </w:rPr>
        <w:t>pressures</w:t>
      </w:r>
      <w:proofErr w:type="gramEnd"/>
    </w:p>
    <w:p w14:paraId="315358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6576B9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w:t>
      </w:r>
      <w:proofErr w:type="gramStart"/>
      <w:r w:rsidRPr="005C667E">
        <w:rPr>
          <w:rFonts w:ascii="Times New Roman" w:hAnsi="Times New Roman"/>
          <w:sz w:val="20"/>
          <w:lang w:val="en-GB"/>
        </w:rPr>
        <w:t>296.000  0.0000</w:t>
      </w:r>
      <w:proofErr w:type="gramEnd"/>
    </w:p>
    <w:p w14:paraId="16BB55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BC693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7C1175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w:t>
      </w:r>
      <w:proofErr w:type="gramStart"/>
      <w:r w:rsidRPr="005C667E">
        <w:rPr>
          <w:rFonts w:ascii="Times New Roman" w:hAnsi="Times New Roman"/>
          <w:sz w:val="20"/>
          <w:lang w:val="en-GB"/>
        </w:rPr>
        <w:t>0.000  0</w:t>
      </w:r>
      <w:proofErr w:type="gramEnd"/>
      <w:r w:rsidRPr="005C667E">
        <w:rPr>
          <w:rFonts w:ascii="Times New Roman" w:hAnsi="Times New Roman"/>
          <w:sz w:val="20"/>
          <w:lang w:val="en-GB"/>
        </w:rPr>
        <w:t xml:space="preserve">.10000E+01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44E46A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filter profile points</w:t>
      </w:r>
    </w:p>
    <w:p w14:paraId="09D271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filter profile point   1</w:t>
      </w:r>
    </w:p>
    <w:p w14:paraId="696A0E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24C6D0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:number</w:t>
      </w:r>
      <w:proofErr w:type="gramEnd"/>
      <w:r w:rsidRPr="005C667E">
        <w:rPr>
          <w:rFonts w:ascii="Times New Roman" w:hAnsi="Times New Roman"/>
          <w:sz w:val="20"/>
          <w:lang w:val="en-GB"/>
        </w:rPr>
        <w:t xml:space="preserve"> of calculations</w:t>
      </w:r>
    </w:p>
    <w:p w14:paraId="7A275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w:t>
      </w:r>
      <w:proofErr w:type="gramStart"/>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calc  1</w:t>
      </w:r>
    </w:p>
    <w:p w14:paraId="5188FD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0F7B10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7F3CA972" w14:textId="77777777" w:rsidR="00AF3822" w:rsidRDefault="00AF3822" w:rsidP="00AF3822">
      <w:pPr>
        <w:rPr>
          <w:rFonts w:ascii="Times New Roman" w:hAnsi="Times New Roman"/>
          <w:lang w:val="en-GB"/>
        </w:rPr>
      </w:pPr>
    </w:p>
    <w:p w14:paraId="553D755F" w14:textId="77777777" w:rsidR="0015207B" w:rsidRPr="005C667E" w:rsidRDefault="0015207B" w:rsidP="00AF3822">
      <w:pPr>
        <w:rPr>
          <w:rFonts w:ascii="Times New Roman" w:hAnsi="Times New Roman"/>
          <w:lang w:val="en-GB"/>
        </w:rPr>
      </w:pPr>
    </w:p>
    <w:p w14:paraId="31CC9A3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1446475" w14:textId="77777777" w:rsidR="00AF3822" w:rsidRPr="005C667E" w:rsidRDefault="00AF3822" w:rsidP="00AF3822">
      <w:pPr>
        <w:rPr>
          <w:rFonts w:ascii="Times New Roman" w:hAnsi="Times New Roman"/>
          <w:lang w:val="en-GB"/>
        </w:rPr>
      </w:pPr>
    </w:p>
    <w:p w14:paraId="07CE8C63"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9EC6811" w14:textId="77777777" w:rsidR="00AF3822" w:rsidRDefault="00AF3822" w:rsidP="00AF3822">
      <w:pPr>
        <w:rPr>
          <w:rFonts w:ascii="Times New Roman" w:hAnsi="Times New Roman"/>
          <w:lang w:val="en-GB"/>
        </w:rPr>
      </w:pPr>
    </w:p>
    <w:p w14:paraId="1D610D33" w14:textId="77777777" w:rsidR="00AF3822" w:rsidRPr="005C667E" w:rsidRDefault="00AF3822" w:rsidP="00AF3822">
      <w:pPr>
        <w:rPr>
          <w:rFonts w:ascii="Times New Roman" w:hAnsi="Times New Roman"/>
          <w:lang w:val="en-GB"/>
        </w:rPr>
      </w:pPr>
    </w:p>
    <w:p w14:paraId="2F4419C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calculations</w:t>
      </w:r>
    </w:p>
    <w:p w14:paraId="629D75E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4DC10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017E005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59E005A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024702F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94A5E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3526B5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915B4C0" w14:textId="77777777" w:rsidR="00AF3822" w:rsidRPr="005C667E" w:rsidRDefault="00AF3822" w:rsidP="00AF3822">
      <w:pPr>
        <w:rPr>
          <w:rFonts w:ascii="Times New Roman" w:hAnsi="Times New Roman"/>
          <w:lang w:val="en-GB"/>
        </w:rPr>
      </w:pPr>
    </w:p>
    <w:p w14:paraId="40C3F4F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89A02BF" w14:textId="77777777" w:rsidR="00AF3822" w:rsidRPr="005C667E" w:rsidRDefault="00AF3822" w:rsidP="00AF3822">
      <w:pPr>
        <w:rPr>
          <w:rFonts w:ascii="Times New Roman" w:hAnsi="Times New Roman"/>
          <w:lang w:val="en-GB"/>
        </w:rPr>
      </w:pPr>
    </w:p>
    <w:p w14:paraId="076830C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43232E03" w14:textId="77777777" w:rsidR="00AF3822" w:rsidRPr="005C667E" w:rsidRDefault="00AF3822" w:rsidP="00AF3822">
      <w:pPr>
        <w:rPr>
          <w:rFonts w:ascii="Times New Roman" w:hAnsi="Times New Roman"/>
          <w:lang w:val="en-GB"/>
        </w:rPr>
      </w:pPr>
    </w:p>
    <w:p w14:paraId="37A8F10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6733350A" w14:textId="77777777" w:rsidR="00AF3822" w:rsidRPr="005C667E" w:rsidRDefault="00AF3822" w:rsidP="00AF3822">
      <w:pPr>
        <w:rPr>
          <w:rFonts w:ascii="Times New Roman" w:hAnsi="Times New Roman"/>
          <w:lang w:val="en-GB"/>
        </w:rPr>
      </w:pPr>
    </w:p>
    <w:p w14:paraId="3286B3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w:t>
      </w:r>
      <w:proofErr w:type="gramStart"/>
      <w:r w:rsidRPr="005C667E">
        <w:rPr>
          <w:rFonts w:ascii="Times New Roman" w:hAnsi="Times New Roman"/>
          <w:lang w:val="en-GB"/>
        </w:rPr>
        <w:t>1  model</w:t>
      </w:r>
      <w:proofErr w:type="gramEnd"/>
      <w:r w:rsidRPr="005C667E">
        <w:rPr>
          <w:rFonts w:ascii="Times New Roman" w:hAnsi="Times New Roman"/>
          <w:lang w:val="en-GB"/>
        </w:rPr>
        <w:t xml:space="preserve"> type: 0,   1layers included</w:t>
      </w:r>
    </w:p>
    <w:p w14:paraId="74AF59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61463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745FCB3"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this driver contains just one path which is a cell path for which the transmission is calculated (IMOD = 0) and comprises just one layer, LAYER=1.</w:t>
      </w:r>
    </w:p>
    <w:p w14:paraId="32FC4C93" w14:textId="77777777" w:rsidR="00AF3822" w:rsidRPr="005C667E" w:rsidRDefault="00AF3822" w:rsidP="00AF3822">
      <w:pPr>
        <w:rPr>
          <w:rFonts w:ascii="Times New Roman" w:hAnsi="Times New Roman"/>
          <w:lang w:val="en-GB"/>
        </w:rPr>
      </w:pPr>
    </w:p>
    <w:p w14:paraId="14126C5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21D1E26D" w14:textId="77777777" w:rsidR="00AF3822" w:rsidRPr="005C667E" w:rsidRDefault="00AF3822" w:rsidP="00AF3822">
      <w:pPr>
        <w:rPr>
          <w:rFonts w:ascii="Times New Roman" w:hAnsi="Times New Roman"/>
          <w:lang w:val="en-GB"/>
        </w:rPr>
      </w:pPr>
    </w:p>
    <w:p w14:paraId="0BE82D44"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This options</w:t>
      </w:r>
      <w:proofErr w:type="gramEnd"/>
      <w:r w:rsidRPr="005C667E">
        <w:rPr>
          <w:rFonts w:ascii="Times New Roman" w:hAnsi="Times New Roman"/>
          <w:lang w:val="en-GB"/>
        </w:rPr>
        <w:t xml:space="preserve"> summarises the layers used in the spectral calculations and the number of gases used. The output in this case is:</w:t>
      </w:r>
    </w:p>
    <w:p w14:paraId="651D4FFC" w14:textId="77777777" w:rsidR="00AF3822" w:rsidRPr="005C667E" w:rsidRDefault="00AF3822" w:rsidP="00AF3822">
      <w:pPr>
        <w:rPr>
          <w:rFonts w:ascii="Times New Roman" w:hAnsi="Times New Roman"/>
          <w:lang w:val="en-GB"/>
        </w:rPr>
      </w:pPr>
    </w:p>
    <w:p w14:paraId="30925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gases</w:t>
      </w:r>
    </w:p>
    <w:p w14:paraId="7A505E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w:t>
      </w:r>
      <w:proofErr w:type="gramStart"/>
      <w:r w:rsidRPr="005C667E">
        <w:rPr>
          <w:rFonts w:ascii="Times New Roman" w:hAnsi="Times New Roman"/>
          <w:lang w:val="en-GB"/>
        </w:rPr>
        <w:t>1  identifier</w:t>
      </w:r>
      <w:proofErr w:type="gramEnd"/>
      <w:r w:rsidRPr="005C667E">
        <w:rPr>
          <w:rFonts w:ascii="Times New Roman" w:hAnsi="Times New Roman"/>
          <w:lang w:val="en-GB"/>
        </w:rPr>
        <w:t>:  6   isotope id:    1</w:t>
      </w:r>
    </w:p>
    <w:p w14:paraId="784800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D43EC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w:t>
      </w:r>
      <w:proofErr w:type="gramStart"/>
      <w:r w:rsidRPr="005C667E">
        <w:rPr>
          <w:rFonts w:ascii="Times New Roman" w:hAnsi="Times New Roman"/>
          <w:lang w:val="en-GB"/>
        </w:rPr>
        <w:t>1  pressure</w:t>
      </w:r>
      <w:proofErr w:type="gramEnd"/>
      <w:r w:rsidRPr="005C667E">
        <w:rPr>
          <w:rFonts w:ascii="Times New Roman" w:hAnsi="Times New Roman"/>
          <w:lang w:val="en-GB"/>
        </w:rPr>
        <w:t>: 0.10000E+01bars  temp: 296.00K</w:t>
      </w:r>
    </w:p>
    <w:p w14:paraId="31E5DA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59EB12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A2B89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353EF12" w14:textId="77777777" w:rsidR="00AF3822" w:rsidRPr="005C667E" w:rsidRDefault="00AF3822" w:rsidP="00AF3822">
      <w:pPr>
        <w:rPr>
          <w:rFonts w:ascii="Times New Roman" w:hAnsi="Times New Roman"/>
          <w:lang w:val="en-GB"/>
        </w:rPr>
      </w:pPr>
    </w:p>
    <w:p w14:paraId="260769F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05782BAE" w14:textId="77777777" w:rsidR="00AF3822" w:rsidRPr="005C667E" w:rsidRDefault="00AF3822" w:rsidP="00AF3822">
      <w:pPr>
        <w:rPr>
          <w:rFonts w:ascii="Times New Roman" w:hAnsi="Times New Roman"/>
          <w:lang w:val="en-GB"/>
        </w:rPr>
      </w:pPr>
    </w:p>
    <w:p w14:paraId="6E305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above is shown below.</w:t>
      </w:r>
    </w:p>
    <w:p w14:paraId="50D10D16" w14:textId="77777777" w:rsidR="00AF3822" w:rsidRPr="005C667E" w:rsidRDefault="00AF3822" w:rsidP="00AF3822">
      <w:pPr>
        <w:rPr>
          <w:rFonts w:ascii="Times New Roman" w:hAnsi="Times New Roman"/>
          <w:lang w:val="en-GB"/>
        </w:rPr>
      </w:pPr>
    </w:p>
    <w:p w14:paraId="7EEFD2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517E37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223686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53687D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AAC01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63C02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CB4166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03CD1670" w14:textId="77777777" w:rsidR="00AF3822" w:rsidRPr="005C667E" w:rsidRDefault="00AF3822" w:rsidP="00AF3822">
      <w:pPr>
        <w:rPr>
          <w:rFonts w:ascii="Times New Roman" w:hAnsi="Times New Roman"/>
          <w:lang w:val="en-GB"/>
        </w:rPr>
      </w:pPr>
    </w:p>
    <w:p w14:paraId="6DE27B0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Different options appear for different spectral calculations, </w:t>
      </w:r>
      <w:r w:rsidR="00BC7BA9">
        <w:rPr>
          <w:rFonts w:ascii="Times New Roman" w:hAnsi="Times New Roman"/>
          <w:lang w:val="en-GB"/>
        </w:rPr>
        <w:t>e.g.,</w:t>
      </w:r>
      <w:r w:rsidRPr="005C667E">
        <w:rPr>
          <w:rFonts w:ascii="Times New Roman" w:hAnsi="Times New Roman"/>
          <w:lang w:val="en-GB"/>
        </w:rPr>
        <w:t xml:space="preserve"> brightness temperatures may be plotted for radiance calculations. </w:t>
      </w:r>
    </w:p>
    <w:p w14:paraId="2497ED61" w14:textId="77777777" w:rsidR="00AF3822" w:rsidRPr="005C667E" w:rsidRDefault="00AF3822" w:rsidP="00AF3822">
      <w:pPr>
        <w:rPr>
          <w:rFonts w:ascii="Times New Roman" w:hAnsi="Times New Roman"/>
          <w:u w:val="single"/>
          <w:lang w:val="en-GB"/>
        </w:rPr>
      </w:pPr>
    </w:p>
    <w:p w14:paraId="737A70A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3B41F098" w14:textId="77777777" w:rsidR="00AF3822" w:rsidRPr="005C667E" w:rsidRDefault="00AF3822" w:rsidP="00AF3822">
      <w:pPr>
        <w:rPr>
          <w:rFonts w:ascii="Times New Roman" w:hAnsi="Times New Roman"/>
          <w:u w:val="single"/>
          <w:lang w:val="en-GB"/>
        </w:rPr>
      </w:pPr>
    </w:p>
    <w:p w14:paraId="6BB7DD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option which should be </w:t>
      </w:r>
      <w:proofErr w:type="gramStart"/>
      <w:r w:rsidRPr="005C667E">
        <w:rPr>
          <w:rFonts w:ascii="Times New Roman" w:hAnsi="Times New Roman"/>
          <w:lang w:val="en-GB"/>
        </w:rPr>
        <w:t>most commonly used</w:t>
      </w:r>
      <w:proofErr w:type="gramEnd"/>
      <w:r w:rsidRPr="005C667E">
        <w:rPr>
          <w:rFonts w:ascii="Times New Roman" w:hAnsi="Times New Roman"/>
          <w:lang w:val="en-GB"/>
        </w:rPr>
        <w:t>. An example input session is shown below.</w:t>
      </w:r>
    </w:p>
    <w:p w14:paraId="07B368EA" w14:textId="77777777" w:rsidR="00AF3822" w:rsidRPr="005C667E" w:rsidRDefault="00AF3822" w:rsidP="00AF3822">
      <w:pPr>
        <w:rPr>
          <w:rFonts w:ascii="Times New Roman" w:hAnsi="Times New Roman"/>
          <w:lang w:val="en-GB"/>
        </w:rPr>
      </w:pPr>
    </w:p>
    <w:p w14:paraId="08CC9A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there are   1 </w:t>
      </w:r>
      <w:proofErr w:type="gramStart"/>
      <w:r w:rsidRPr="005C667E">
        <w:rPr>
          <w:rFonts w:ascii="Times New Roman" w:hAnsi="Times New Roman"/>
          <w:lang w:val="en-GB"/>
        </w:rPr>
        <w:t>calculations</w:t>
      </w:r>
      <w:proofErr w:type="gramEnd"/>
    </w:p>
    <w:p w14:paraId="2C5E2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3379D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35D00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1FA6A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EDF41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5ED9E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7D3BF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31728F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1306E4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A898D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F7D87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43857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5077FC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260D7B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4F81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w:t>
      </w:r>
      <w:proofErr w:type="gramStart"/>
      <w:r w:rsidRPr="005C667E">
        <w:rPr>
          <w:rFonts w:ascii="Times New Roman" w:hAnsi="Times New Roman"/>
          <w:lang w:val="en-GB"/>
        </w:rPr>
        <w:t>1</w:t>
      </w:r>
      <w:proofErr w:type="gramEnd"/>
    </w:p>
    <w:p w14:paraId="7B216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4B1F65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0E8BDC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2688F91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FC8C1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03A2AD1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12D753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69A5712B" w14:textId="77777777" w:rsidR="00AF3822" w:rsidRPr="005C667E" w:rsidRDefault="00AF3822" w:rsidP="00AF3822">
      <w:pPr>
        <w:rPr>
          <w:rFonts w:ascii="Times New Roman" w:hAnsi="Times New Roman"/>
          <w:u w:val="single"/>
          <w:lang w:val="en-GB"/>
        </w:rPr>
      </w:pPr>
    </w:p>
    <w:p w14:paraId="0AF377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3947027B" w14:textId="77777777" w:rsidR="00AF3822" w:rsidRPr="005C667E" w:rsidRDefault="00AF3822" w:rsidP="00AF3822">
      <w:pPr>
        <w:rPr>
          <w:rFonts w:ascii="Times New Roman" w:hAnsi="Times New Roman"/>
          <w:lang w:val="en-GB"/>
        </w:rPr>
      </w:pPr>
    </w:p>
    <w:p w14:paraId="743705D1" w14:textId="77777777" w:rsidR="00AF3822"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7DE71AA8" w14:textId="77777777" w:rsidR="0015207B" w:rsidRDefault="0015207B" w:rsidP="00AF3822">
      <w:pPr>
        <w:rPr>
          <w:rFonts w:ascii="Times New Roman" w:hAnsi="Times New Roman"/>
          <w:lang w:val="en-GB"/>
        </w:rPr>
      </w:pPr>
    </w:p>
    <w:p w14:paraId="25F6A96D" w14:textId="77777777" w:rsidR="0015207B" w:rsidRDefault="0015207B" w:rsidP="00AF3822">
      <w:pPr>
        <w:rPr>
          <w:rFonts w:ascii="Times New Roman" w:hAnsi="Times New Roman"/>
          <w:lang w:val="en-GB"/>
        </w:rPr>
      </w:pPr>
    </w:p>
    <w:p w14:paraId="02CE80F6" w14:textId="77777777" w:rsidR="0015207B" w:rsidRDefault="0015207B" w:rsidP="00AF3822">
      <w:pPr>
        <w:rPr>
          <w:rFonts w:ascii="Times New Roman" w:hAnsi="Times New Roman"/>
          <w:lang w:val="en-GB"/>
        </w:rPr>
      </w:pPr>
    </w:p>
    <w:p w14:paraId="4735FFFC" w14:textId="77777777" w:rsidR="0015207B" w:rsidRDefault="0015207B" w:rsidP="00AF3822">
      <w:pPr>
        <w:rPr>
          <w:rFonts w:ascii="Times New Roman" w:hAnsi="Times New Roman"/>
          <w:lang w:val="en-GB"/>
        </w:rPr>
      </w:pPr>
    </w:p>
    <w:p w14:paraId="7DAA3D3D" w14:textId="77777777" w:rsidR="0015207B" w:rsidRDefault="0015207B" w:rsidP="00AF3822">
      <w:pPr>
        <w:rPr>
          <w:rFonts w:ascii="Times New Roman" w:hAnsi="Times New Roman"/>
          <w:lang w:val="en-GB"/>
        </w:rPr>
      </w:pPr>
    </w:p>
    <w:p w14:paraId="06FC4413" w14:textId="77777777" w:rsidR="0015207B" w:rsidRDefault="0015207B" w:rsidP="00AF3822">
      <w:pPr>
        <w:rPr>
          <w:rFonts w:ascii="Times New Roman" w:hAnsi="Times New Roman"/>
          <w:lang w:val="en-GB"/>
        </w:rPr>
      </w:pPr>
    </w:p>
    <w:p w14:paraId="16CC4A92" w14:textId="77777777" w:rsidR="0015207B" w:rsidRDefault="0015207B" w:rsidP="00AF3822">
      <w:pPr>
        <w:rPr>
          <w:rFonts w:ascii="Times New Roman" w:hAnsi="Times New Roman"/>
          <w:lang w:val="en-GB"/>
        </w:rPr>
      </w:pPr>
    </w:p>
    <w:p w14:paraId="36558953" w14:textId="77777777" w:rsidR="0015207B" w:rsidRDefault="0015207B" w:rsidP="00AF3822">
      <w:pPr>
        <w:rPr>
          <w:rFonts w:ascii="Times New Roman" w:hAnsi="Times New Roman"/>
          <w:lang w:val="en-GB"/>
        </w:rPr>
      </w:pPr>
    </w:p>
    <w:p w14:paraId="0A81F72B" w14:textId="77777777" w:rsidR="0015207B" w:rsidRDefault="0015207B" w:rsidP="00AF3822">
      <w:pPr>
        <w:rPr>
          <w:rFonts w:ascii="Times New Roman" w:hAnsi="Times New Roman"/>
          <w:lang w:val="en-GB"/>
        </w:rPr>
      </w:pPr>
    </w:p>
    <w:p w14:paraId="36F3E112" w14:textId="77777777" w:rsidR="0015207B" w:rsidRDefault="0015207B" w:rsidP="00AF3822">
      <w:pPr>
        <w:rPr>
          <w:rFonts w:ascii="Times New Roman" w:hAnsi="Times New Roman"/>
          <w:lang w:val="en-GB"/>
        </w:rPr>
      </w:pPr>
    </w:p>
    <w:p w14:paraId="450E4F13" w14:textId="77777777" w:rsidR="0015207B" w:rsidRPr="005C667E" w:rsidRDefault="0015207B" w:rsidP="00AF3822">
      <w:pPr>
        <w:rPr>
          <w:rFonts w:ascii="Times New Roman" w:hAnsi="Times New Roman"/>
          <w:lang w:val="en-GB"/>
        </w:rPr>
      </w:pPr>
    </w:p>
    <w:p w14:paraId="50FC5615" w14:textId="77777777" w:rsidR="00AF3822" w:rsidRPr="005C667E" w:rsidRDefault="00AF3822" w:rsidP="00AF3822">
      <w:pPr>
        <w:rPr>
          <w:rFonts w:ascii="Times New Roman" w:hAnsi="Times New Roman"/>
          <w:lang w:val="en-GB"/>
        </w:rPr>
      </w:pPr>
    </w:p>
    <w:p w14:paraId="7B7F36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there are   5 </w:t>
      </w:r>
      <w:proofErr w:type="gramStart"/>
      <w:r w:rsidRPr="005C667E">
        <w:rPr>
          <w:rFonts w:ascii="Times New Roman" w:hAnsi="Times New Roman"/>
          <w:lang w:val="en-GB"/>
        </w:rPr>
        <w:t>calculations</w:t>
      </w:r>
      <w:proofErr w:type="gramEnd"/>
    </w:p>
    <w:p w14:paraId="5A6341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CE42D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8C2FC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650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6EE877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673D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FD575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4AFFC2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0E71F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DAB6E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44C2DE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2DF09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17794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237B3B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9A058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77646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7F75C7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46BE8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1AC94F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37FA91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2B26C1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31E97F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5D026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7D69D4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011ED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AC7DE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0A294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8380D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w:t>
      </w:r>
      <w:proofErr w:type="gramStart"/>
      <w:r w:rsidRPr="005C667E">
        <w:rPr>
          <w:rFonts w:ascii="Times New Roman" w:hAnsi="Times New Roman"/>
          <w:lang w:val="en-GB"/>
        </w:rPr>
        <w:t>3</w:t>
      </w:r>
      <w:proofErr w:type="gramEnd"/>
    </w:p>
    <w:p w14:paraId="696169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w:t>
      </w:r>
      <w:proofErr w:type="gramStart"/>
      <w:r w:rsidRPr="005C667E">
        <w:rPr>
          <w:rFonts w:ascii="Times New Roman" w:hAnsi="Times New Roman"/>
          <w:lang w:val="en-GB"/>
        </w:rPr>
        <w:t>1</w:t>
      </w:r>
      <w:proofErr w:type="gramEnd"/>
    </w:p>
    <w:p w14:paraId="591B38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0452ED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w:t>
      </w:r>
      <w:proofErr w:type="gramStart"/>
      <w:r w:rsidRPr="005C667E">
        <w:rPr>
          <w:rFonts w:ascii="Times New Roman" w:hAnsi="Times New Roman"/>
          <w:lang w:val="en-GB"/>
        </w:rPr>
        <w:t>2</w:t>
      </w:r>
      <w:proofErr w:type="gramEnd"/>
    </w:p>
    <w:p w14:paraId="7C6761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251F7E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w:t>
      </w:r>
      <w:proofErr w:type="gramStart"/>
      <w:r w:rsidRPr="005C667E">
        <w:rPr>
          <w:rFonts w:ascii="Times New Roman" w:hAnsi="Times New Roman"/>
          <w:lang w:val="en-GB"/>
        </w:rPr>
        <w:t>3</w:t>
      </w:r>
      <w:proofErr w:type="gramEnd"/>
    </w:p>
    <w:p w14:paraId="44322E3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542357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w:t>
      </w:r>
      <w:proofErr w:type="gramStart"/>
      <w:r w:rsidRPr="005C667E">
        <w:rPr>
          <w:rFonts w:ascii="Times New Roman" w:hAnsi="Times New Roman"/>
          <w:lang w:val="en-GB"/>
        </w:rPr>
        <w:t>1</w:t>
      </w:r>
      <w:proofErr w:type="gramEnd"/>
    </w:p>
    <w:p w14:paraId="6ACFA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w:t>
      </w:r>
      <w:proofErr w:type="gramStart"/>
      <w:r w:rsidRPr="005C667E">
        <w:rPr>
          <w:rFonts w:ascii="Times New Roman" w:hAnsi="Times New Roman"/>
          <w:lang w:val="en-GB"/>
        </w:rPr>
        <w:t>4</w:t>
      </w:r>
      <w:proofErr w:type="gramEnd"/>
    </w:p>
    <w:p w14:paraId="3C9D94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0445BF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02C965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w:t>
      </w:r>
      <w:proofErr w:type="gramStart"/>
      <w:r w:rsidRPr="005C667E">
        <w:rPr>
          <w:rFonts w:ascii="Times New Roman" w:hAnsi="Times New Roman"/>
          <w:lang w:val="en-GB"/>
        </w:rPr>
        <w:t>:y</w:t>
      </w:r>
      <w:proofErr w:type="gramEnd"/>
    </w:p>
    <w:p w14:paraId="033F7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352D0CF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1C5651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3681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1700.000  2299.850</w:t>
      </w:r>
    </w:p>
    <w:p w14:paraId="310392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1192E9D"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6E1E3A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18BB835C" w14:textId="77777777" w:rsidR="00AF3822" w:rsidRPr="005C667E" w:rsidRDefault="00AF3822" w:rsidP="00AF3822">
      <w:pPr>
        <w:rPr>
          <w:rFonts w:ascii="Times New Roman" w:hAnsi="Times New Roman"/>
          <w:lang w:val="en-GB"/>
        </w:rPr>
      </w:pPr>
    </w:p>
    <w:p w14:paraId="6CAB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calculated radiance spectra in this case are determined as:</w:t>
      </w:r>
    </w:p>
    <w:p w14:paraId="7E76FE90" w14:textId="77777777" w:rsidR="00AF3822" w:rsidRPr="005C667E" w:rsidRDefault="00AF3822" w:rsidP="00AF3822">
      <w:pPr>
        <w:rPr>
          <w:rFonts w:ascii="Times New Roman" w:hAnsi="Times New Roman"/>
          <w:lang w:val="en-GB"/>
        </w:rPr>
      </w:pPr>
    </w:p>
    <w:p w14:paraId="3610D0A0"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6"/>
          <w:lang w:val="en-GB"/>
        </w:rPr>
        <w:drawing>
          <wp:inline distT="0" distB="0" distL="0" distR="0" wp14:anchorId="04244DDF" wp14:editId="7FCC184F">
            <wp:extent cx="2211705" cy="40132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11705" cy="401320"/>
                    </a:xfrm>
                    <a:prstGeom prst="rect">
                      <a:avLst/>
                    </a:prstGeom>
                    <a:noFill/>
                    <a:ln>
                      <a:noFill/>
                    </a:ln>
                  </pic:spPr>
                </pic:pic>
              </a:graphicData>
            </a:graphic>
          </wp:inline>
        </w:drawing>
      </w:r>
    </w:p>
    <w:p w14:paraId="3E205CC5"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A93D8D0"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14F1AF4F"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proofErr w:type="spellStart"/>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16DF1409"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w:t>
      </w:r>
      <w:proofErr w:type="gramStart"/>
      <w:r w:rsidRPr="005C667E">
        <w:rPr>
          <w:rFonts w:ascii="Times New Roman" w:hAnsi="Times New Roman"/>
          <w:lang w:val="en-GB"/>
        </w:rPr>
        <w:t>layer</w:t>
      </w:r>
      <w:proofErr w:type="gramEnd"/>
    </w:p>
    <w:p w14:paraId="071068CD"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1B91378C"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3CD86A9" wp14:editId="0EB3D3E5">
            <wp:extent cx="1427480" cy="40132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D0CBC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5CB1986B" w14:textId="77777777" w:rsidR="00AF3822" w:rsidRDefault="00AF3822" w:rsidP="00AF3822">
      <w:pPr>
        <w:rPr>
          <w:rFonts w:ascii="Times New Roman" w:hAnsi="Times New Roman"/>
          <w:lang w:val="en-GB"/>
        </w:rPr>
      </w:pPr>
    </w:p>
    <w:p w14:paraId="24312115" w14:textId="77777777" w:rsidR="00AF3822" w:rsidRPr="001872E9" w:rsidRDefault="00AF3822" w:rsidP="00AF3822">
      <w:pPr>
        <w:outlineLvl w:val="2"/>
        <w:rPr>
          <w:rFonts w:ascii="Times New Roman" w:hAnsi="Times New Roman"/>
          <w:b/>
          <w:lang w:val="en-GB"/>
        </w:rPr>
      </w:pPr>
      <w:bookmarkStart w:id="33" w:name="_Toc66107559"/>
      <w:r w:rsidRPr="001872E9">
        <w:rPr>
          <w:rFonts w:ascii="Times New Roman" w:hAnsi="Times New Roman"/>
          <w:b/>
          <w:lang w:val="en-GB"/>
        </w:rPr>
        <w:t xml:space="preserve">6.4 </w:t>
      </w:r>
      <w:r w:rsidRPr="001872E9">
        <w:rPr>
          <w:rFonts w:ascii="Times New Roman" w:hAnsi="Times New Roman"/>
          <w:b/>
          <w:u w:val="single"/>
          <w:lang w:val="en-GB"/>
        </w:rPr>
        <w:t>Aground</w:t>
      </w:r>
      <w:bookmarkEnd w:id="33"/>
    </w:p>
    <w:p w14:paraId="0BCEDECD" w14:textId="77777777" w:rsidR="00AF3822" w:rsidRDefault="00AF3822" w:rsidP="00AF3822">
      <w:pPr>
        <w:rPr>
          <w:rFonts w:ascii="Times New Roman" w:hAnsi="Times New Roman"/>
          <w:lang w:val="en-GB"/>
        </w:rPr>
      </w:pPr>
    </w:p>
    <w:p w14:paraId="1A460C7B"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0C599265" w14:textId="77777777" w:rsidR="00AF3822" w:rsidRDefault="00AF3822" w:rsidP="00AF3822">
      <w:pPr>
        <w:rPr>
          <w:rFonts w:ascii="Times New Roman" w:hAnsi="Times New Roman"/>
          <w:b/>
          <w:lang w:val="en-GB"/>
        </w:rPr>
      </w:pPr>
    </w:p>
    <w:p w14:paraId="6351D9A6" w14:textId="77777777" w:rsidR="00AF3822" w:rsidRPr="001872E9" w:rsidRDefault="00AF3822" w:rsidP="00AF3822">
      <w:pPr>
        <w:outlineLvl w:val="2"/>
        <w:rPr>
          <w:rFonts w:ascii="Times New Roman" w:hAnsi="Times New Roman"/>
          <w:b/>
          <w:lang w:val="en-GB"/>
        </w:rPr>
      </w:pPr>
      <w:bookmarkStart w:id="34" w:name="_Toc66107560"/>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bookmarkEnd w:id="34"/>
      <w:proofErr w:type="spellEnd"/>
    </w:p>
    <w:p w14:paraId="56178E8B" w14:textId="77777777" w:rsidR="00AF3822" w:rsidRDefault="00AF3822" w:rsidP="00AF3822">
      <w:pPr>
        <w:rPr>
          <w:rFonts w:ascii="Times New Roman" w:hAnsi="Times New Roman"/>
          <w:lang w:val="en-GB"/>
        </w:rPr>
      </w:pPr>
    </w:p>
    <w:p w14:paraId="60C45125"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proofErr w:type="spellStart"/>
      <w:r w:rsidRPr="00D92D3D">
        <w:rPr>
          <w:rFonts w:ascii="Times New Roman" w:hAnsi="Times New Roman"/>
          <w:u w:val="single"/>
          <w:lang w:val="en-GB"/>
        </w:rPr>
        <w:t>Radtrans</w:t>
      </w:r>
      <w:proofErr w:type="spellEnd"/>
      <w:r>
        <w:rPr>
          <w:rFonts w:ascii="Times New Roman" w:hAnsi="Times New Roman"/>
          <w:lang w:val="en-GB"/>
        </w:rPr>
        <w:t xml:space="preserve"> ‘.out’ file is assumed to contain thermal emission spectra calculated at </w:t>
      </w:r>
      <w:proofErr w:type="gramStart"/>
      <w:r>
        <w:rPr>
          <w:rFonts w:ascii="Times New Roman" w:hAnsi="Times New Roman"/>
          <w:lang w:val="en-GB"/>
        </w:rPr>
        <w:t>a number of</w:t>
      </w:r>
      <w:proofErr w:type="gramEnd"/>
      <w:r>
        <w:rPr>
          <w:rFonts w:ascii="Times New Roman" w:hAnsi="Times New Roman"/>
          <w:lang w:val="en-GB"/>
        </w:rPr>
        <w:t xml:space="preserve">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proofErr w:type="gramStart"/>
      <w:r w:rsidRPr="00D95676">
        <w:rPr>
          <w:rFonts w:ascii="Courier New" w:hAnsi="Courier New" w:cs="Courier New"/>
          <w:lang w:val="en-GB"/>
        </w:rPr>
        <w:t>getquad.f</w:t>
      </w:r>
      <w:proofErr w:type="spellEnd"/>
      <w:proofErr w:type="gram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669F2CC" w14:textId="77777777" w:rsidR="00AF3822" w:rsidRDefault="00AF3822" w:rsidP="00AF3822">
      <w:pPr>
        <w:rPr>
          <w:rFonts w:ascii="Times New Roman" w:hAnsi="Times New Roman"/>
          <w:b/>
          <w:lang w:val="en-GB"/>
        </w:rPr>
      </w:pPr>
    </w:p>
    <w:p w14:paraId="09946DB4"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1E4153F5" w14:textId="77777777" w:rsidR="00AF3822" w:rsidRPr="005C667E" w:rsidRDefault="00AF3822" w:rsidP="00AF3822">
      <w:pPr>
        <w:outlineLvl w:val="0"/>
        <w:rPr>
          <w:rFonts w:ascii="Times New Roman" w:hAnsi="Times New Roman"/>
          <w:b/>
          <w:lang w:val="en-GB"/>
        </w:rPr>
      </w:pPr>
      <w:bookmarkStart w:id="35" w:name="_Toc66107561"/>
      <w:r>
        <w:rPr>
          <w:rFonts w:ascii="Times New Roman" w:hAnsi="Times New Roman"/>
          <w:b/>
          <w:lang w:val="en-GB"/>
        </w:rPr>
        <w:lastRenderedPageBreak/>
        <w:t>7</w:t>
      </w:r>
      <w:r w:rsidRPr="005C667E">
        <w:rPr>
          <w:rFonts w:ascii="Times New Roman" w:hAnsi="Times New Roman"/>
          <w:b/>
          <w:lang w:val="en-GB"/>
        </w:rPr>
        <w:t xml:space="preserve"> Setting up Spectral Data</w:t>
      </w:r>
      <w:bookmarkEnd w:id="35"/>
    </w:p>
    <w:p w14:paraId="4B3E8F02" w14:textId="77777777" w:rsidR="00AF3822" w:rsidRPr="005C667E" w:rsidRDefault="00AF3822" w:rsidP="00AF3822">
      <w:pPr>
        <w:rPr>
          <w:rFonts w:ascii="Times New Roman" w:hAnsi="Times New Roman"/>
          <w:b/>
          <w:lang w:val="en-GB"/>
        </w:rPr>
      </w:pPr>
    </w:p>
    <w:p w14:paraId="3A0111A0" w14:textId="77777777" w:rsidR="00AF3822" w:rsidRPr="005C667E" w:rsidRDefault="00AF3822" w:rsidP="00AF3822">
      <w:pPr>
        <w:outlineLvl w:val="1"/>
        <w:rPr>
          <w:rFonts w:ascii="Times New Roman" w:hAnsi="Times New Roman"/>
          <w:b/>
          <w:lang w:val="en-GB"/>
        </w:rPr>
      </w:pPr>
      <w:bookmarkStart w:id="36" w:name="_Toc66107562"/>
      <w:r>
        <w:rPr>
          <w:rFonts w:ascii="Times New Roman" w:hAnsi="Times New Roman"/>
          <w:b/>
          <w:lang w:val="en-GB"/>
        </w:rPr>
        <w:t>7</w:t>
      </w:r>
      <w:r w:rsidRPr="005C667E">
        <w:rPr>
          <w:rFonts w:ascii="Times New Roman" w:hAnsi="Times New Roman"/>
          <w:b/>
          <w:lang w:val="en-GB"/>
        </w:rPr>
        <w:t>.1 Line data</w:t>
      </w:r>
      <w:bookmarkEnd w:id="36"/>
    </w:p>
    <w:p w14:paraId="560DEF0E" w14:textId="77777777" w:rsidR="00AF3822" w:rsidRPr="005C667E" w:rsidRDefault="00AF3822" w:rsidP="00AF3822">
      <w:pPr>
        <w:rPr>
          <w:rFonts w:ascii="Times New Roman" w:hAnsi="Times New Roman"/>
          <w:b/>
          <w:lang w:val="en-GB"/>
        </w:rPr>
      </w:pPr>
    </w:p>
    <w:p w14:paraId="6F98D44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5515CDF0" w14:textId="77777777" w:rsidR="00AF3822" w:rsidRPr="005C667E" w:rsidRDefault="00AF3822" w:rsidP="00AF3822">
      <w:pPr>
        <w:rPr>
          <w:rFonts w:ascii="Times New Roman" w:hAnsi="Times New Roman"/>
          <w:lang w:val="en-GB"/>
        </w:rPr>
      </w:pPr>
    </w:p>
    <w:p w14:paraId="408A581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23D4AB25" wp14:editId="30B671B3">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166327E8" w14:textId="77777777" w:rsidR="00AF3822" w:rsidRPr="005C667E" w:rsidRDefault="00AF3822" w:rsidP="00AF3822">
      <w:pPr>
        <w:rPr>
          <w:rFonts w:ascii="Times New Roman" w:hAnsi="Times New Roman"/>
          <w:b/>
          <w:lang w:val="en-GB"/>
        </w:rPr>
      </w:pPr>
    </w:p>
    <w:p w14:paraId="74FE9AD0" w14:textId="77777777" w:rsidR="00AF3822" w:rsidRPr="001872E9" w:rsidRDefault="00AF3822" w:rsidP="00AF3822">
      <w:pPr>
        <w:outlineLvl w:val="2"/>
        <w:rPr>
          <w:rFonts w:ascii="Times New Roman" w:hAnsi="Times New Roman"/>
          <w:b/>
          <w:lang w:val="en-GB"/>
        </w:rPr>
      </w:pPr>
      <w:bookmarkStart w:id="37" w:name="_Toc66107563"/>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bookmarkEnd w:id="37"/>
      <w:proofErr w:type="spellEnd"/>
    </w:p>
    <w:p w14:paraId="66860BDB" w14:textId="594D5424"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(e</w:t>
      </w:r>
      <w:r w:rsidR="00D92D3D">
        <w:rPr>
          <w:rFonts w:ascii="Times New Roman" w:hAnsi="Times New Roman"/>
          <w:lang w:val="en-GB"/>
        </w:rPr>
        <w:t>.</w:t>
      </w:r>
      <w:r w:rsidRPr="005C667E">
        <w:rPr>
          <w:rFonts w:ascii="Times New Roman" w:hAnsi="Times New Roman"/>
          <w:lang w:val="en-GB"/>
        </w:rPr>
        <w:t>g</w:t>
      </w:r>
      <w:r w:rsidR="00D92D3D">
        <w:rPr>
          <w:rFonts w:ascii="Times New Roman" w:hAnsi="Times New Roman"/>
          <w:lang w:val="en-GB"/>
        </w:rPr>
        <w:t>.,</w:t>
      </w:r>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3F81B8C9"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6E9AC3E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425A0FF8"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D92D3D">
        <w:rPr>
          <w:rFonts w:ascii="Copperplate Light" w:hAnsi="Copperplate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w:t>
      </w:r>
      <w:proofErr w:type="gramStart"/>
      <w:r w:rsidR="00356F9E">
        <w:rPr>
          <w:rFonts w:ascii="Times New Roman" w:hAnsi="Times New Roman"/>
          <w:lang w:val="en-GB"/>
        </w:rPr>
        <w:t>and also</w:t>
      </w:r>
      <w:proofErr w:type="gramEnd"/>
      <w:r w:rsidR="00356F9E">
        <w:rPr>
          <w:rFonts w:ascii="Times New Roman" w:hAnsi="Times New Roman"/>
          <w:lang w:val="en-GB"/>
        </w:rPr>
        <w:t xml:space="preserve">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of </w:t>
      </w:r>
      <w:proofErr w:type="gramStart"/>
      <w:r w:rsidR="00356F9E">
        <w:rPr>
          <w:rFonts w:ascii="Times New Roman" w:hAnsi="Times New Roman"/>
          <w:lang w:val="en-GB"/>
        </w:rPr>
        <w:lastRenderedPageBreak/>
        <w:t>particular isotopes</w:t>
      </w:r>
      <w:proofErr w:type="gramEnd"/>
      <w:r w:rsidR="00356F9E">
        <w:rPr>
          <w:rFonts w:ascii="Times New Roman" w:hAnsi="Times New Roman"/>
          <w:lang w:val="en-GB"/>
        </w:rPr>
        <w:t>, the listed strengths need to be divided by the relative abundance.</w:t>
      </w:r>
    </w:p>
    <w:p w14:paraId="1423669A"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proofErr w:type="gramStart"/>
      <w:r w:rsidRPr="00D92D3D">
        <w:rPr>
          <w:rFonts w:ascii="Copperplate Light" w:hAnsi="Copperplate Light"/>
          <w:lang w:val="en-GB"/>
        </w:rPr>
        <w:t>Radtran</w:t>
      </w:r>
      <w:r w:rsidR="0015207B" w:rsidRPr="00D92D3D">
        <w:rPr>
          <w:rFonts w:ascii="Copperplate Light" w:hAnsi="Copperplate Light"/>
          <w:lang w:val="en-GB"/>
        </w:rPr>
        <w:t>s</w:t>
      </w:r>
      <w:proofErr w:type="spellEnd"/>
      <w:proofErr w:type="gramEnd"/>
    </w:p>
    <w:p w14:paraId="2D23DCB1" w14:textId="0A31FB58" w:rsidR="00AF3822" w:rsidRPr="005C667E" w:rsidRDefault="00AF3822" w:rsidP="00AF3822">
      <w:pPr>
        <w:rPr>
          <w:rFonts w:ascii="Times New Roman" w:hAnsi="Times New Roman"/>
          <w:lang w:val="en-GB"/>
        </w:rPr>
      </w:pPr>
      <w:r w:rsidRPr="005C667E">
        <w:rPr>
          <w:rFonts w:ascii="Times New Roman" w:hAnsi="Times New Roman"/>
          <w:lang w:val="en-GB"/>
        </w:rPr>
        <w:t>Thus</w:t>
      </w:r>
      <w:r w:rsidR="0015207B">
        <w:rPr>
          <w:rFonts w:ascii="Times New Roman" w:hAnsi="Times New Roman"/>
          <w:lang w:val="en-GB"/>
        </w:rPr>
        <w:t>,</w:t>
      </w:r>
      <w:r w:rsidRPr="005C667E">
        <w:rPr>
          <w:rFonts w:ascii="Times New Roman" w:hAnsi="Times New Roman"/>
          <w:lang w:val="en-GB"/>
        </w:rPr>
        <w:t xml:space="preserve"> only this key file </w:t>
      </w:r>
      <w:proofErr w:type="gramStart"/>
      <w:r w:rsidRPr="005C667E">
        <w:rPr>
          <w:rFonts w:ascii="Times New Roman" w:hAnsi="Times New Roman"/>
          <w:lang w:val="en-GB"/>
        </w:rPr>
        <w:t>has to</w:t>
      </w:r>
      <w:proofErr w:type="gramEnd"/>
      <w:r w:rsidRPr="005C667E">
        <w:rPr>
          <w:rFonts w:ascii="Times New Roman" w:hAnsi="Times New Roman"/>
          <w:lang w:val="en-GB"/>
        </w:rPr>
        <w:t xml:space="preserve">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with extra ID</w:t>
      </w:r>
      <w:r w:rsidRPr="005C667E">
        <w:rPr>
          <w:rFonts w:ascii="Times New Roman" w:hAnsi="Times New Roman"/>
          <w:lang w:val="en-GB"/>
        </w:rPr>
        <w:t xml:space="preserve">s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 </w:t>
      </w:r>
    </w:p>
    <w:p w14:paraId="53D6355C" w14:textId="77777777" w:rsidR="00AF3822" w:rsidRPr="005C667E" w:rsidRDefault="00AF3822" w:rsidP="00AF3822">
      <w:pPr>
        <w:rPr>
          <w:rFonts w:ascii="Times New Roman" w:hAnsi="Times New Roman"/>
          <w:b/>
          <w:lang w:val="en-GB"/>
        </w:rPr>
      </w:pPr>
    </w:p>
    <w:p w14:paraId="5BC9FA10"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6E8B2A60" w14:textId="77777777" w:rsidR="00AF3822" w:rsidRPr="005C667E" w:rsidRDefault="00AF3822" w:rsidP="00AF3822">
      <w:pPr>
        <w:rPr>
          <w:rFonts w:ascii="Times New Roman" w:hAnsi="Times New Roman"/>
          <w:b/>
          <w:lang w:val="en-GB"/>
        </w:rPr>
      </w:pPr>
    </w:p>
    <w:p w14:paraId="6BE59AA9" w14:textId="77777777" w:rsidR="00AF3822" w:rsidRPr="001872E9" w:rsidRDefault="00AF3822" w:rsidP="00AF3822">
      <w:pPr>
        <w:outlineLvl w:val="2"/>
        <w:rPr>
          <w:rFonts w:ascii="Times New Roman" w:hAnsi="Times New Roman"/>
          <w:b/>
          <w:lang w:val="en-GB"/>
        </w:rPr>
      </w:pPr>
      <w:bookmarkStart w:id="38" w:name="_Toc66107564"/>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bookmarkEnd w:id="38"/>
    </w:p>
    <w:p w14:paraId="626B33E9"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45B36EDA" w14:textId="77777777" w:rsidR="00AF3822" w:rsidRPr="005C667E" w:rsidRDefault="00AF3822" w:rsidP="00AF3822">
      <w:pPr>
        <w:rPr>
          <w:rFonts w:ascii="Times New Roman" w:hAnsi="Times New Roman"/>
          <w:lang w:val="en-GB"/>
        </w:rPr>
      </w:pPr>
    </w:p>
    <w:p w14:paraId="0FB068AE" w14:textId="77777777" w:rsidR="00AF3822" w:rsidRPr="001872E9" w:rsidRDefault="00AF3822" w:rsidP="00AF3822">
      <w:pPr>
        <w:outlineLvl w:val="2"/>
        <w:rPr>
          <w:rFonts w:ascii="Times New Roman" w:hAnsi="Times New Roman"/>
          <w:b/>
          <w:lang w:val="en-GB"/>
        </w:rPr>
      </w:pPr>
      <w:bookmarkStart w:id="39" w:name="_Toc66107565"/>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bookmarkEnd w:id="39"/>
      <w:proofErr w:type="spellEnd"/>
    </w:p>
    <w:p w14:paraId="7DAC999F"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618E74BA" w14:textId="77777777" w:rsidR="00AF3822" w:rsidRPr="005C667E" w:rsidRDefault="00AF3822" w:rsidP="00AF3822">
      <w:pPr>
        <w:rPr>
          <w:rFonts w:ascii="Times New Roman" w:hAnsi="Times New Roman"/>
          <w:lang w:val="en-GB"/>
        </w:rPr>
      </w:pPr>
    </w:p>
    <w:p w14:paraId="3120E919" w14:textId="77777777" w:rsidR="00AF3822" w:rsidRPr="001872E9" w:rsidRDefault="00AF3822" w:rsidP="00AF3822">
      <w:pPr>
        <w:outlineLvl w:val="2"/>
        <w:rPr>
          <w:rFonts w:ascii="Times New Roman" w:hAnsi="Times New Roman"/>
          <w:b/>
          <w:lang w:val="en-GB"/>
        </w:rPr>
      </w:pPr>
      <w:bookmarkStart w:id="40" w:name="_Toc66107566"/>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bookmarkEnd w:id="40"/>
      <w:proofErr w:type="spellEnd"/>
    </w:p>
    <w:p w14:paraId="569B42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proofErr w:type="gramEnd"/>
      <w:r w:rsidRPr="00003B57">
        <w:rPr>
          <w:rFonts w:ascii="Courier New" w:hAnsi="Courier New" w:cs="Courier New"/>
          <w:lang w:val="en-GB"/>
        </w:rPr>
        <w:t xml:space="preserve"> </w:t>
      </w:r>
      <w:r w:rsidRPr="005C667E">
        <w:rPr>
          <w:rFonts w:ascii="Times New Roman" w:hAnsi="Times New Roman"/>
          <w:lang w:val="en-GB"/>
        </w:rPr>
        <w:t xml:space="preserve">which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proofErr w:type="gramStart"/>
      <w:r w:rsidRPr="005C667E">
        <w:rPr>
          <w:rFonts w:ascii="Times New Roman" w:hAnsi="Times New Roman"/>
          <w:lang w:val="en-GB"/>
        </w:rPr>
        <w:t>/(</w:t>
      </w:r>
      <w:proofErr w:type="gramEnd"/>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1D587043" w14:textId="77777777" w:rsidR="00AF3822" w:rsidRPr="005C667E" w:rsidRDefault="00AF3822" w:rsidP="00AF3822">
      <w:pPr>
        <w:rPr>
          <w:rFonts w:ascii="Times New Roman" w:hAnsi="Times New Roman"/>
          <w:b/>
          <w:lang w:val="en-GB"/>
        </w:rPr>
      </w:pPr>
    </w:p>
    <w:p w14:paraId="64D77648" w14:textId="77777777" w:rsidR="00AF3822" w:rsidRPr="001872E9" w:rsidRDefault="00AF3822" w:rsidP="00AF3822">
      <w:pPr>
        <w:outlineLvl w:val="2"/>
        <w:rPr>
          <w:rFonts w:ascii="Times New Roman" w:hAnsi="Times New Roman"/>
          <w:b/>
          <w:lang w:val="en-GB"/>
        </w:rPr>
      </w:pPr>
      <w:bookmarkStart w:id="41" w:name="_Toc66107567"/>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bookmarkEnd w:id="41"/>
      <w:proofErr w:type="spellEnd"/>
    </w:p>
    <w:p w14:paraId="38E18DF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w:t>
      </w:r>
      <w:proofErr w:type="gramStart"/>
      <w:r w:rsidRPr="005C667E">
        <w:rPr>
          <w:rFonts w:ascii="Times New Roman" w:hAnsi="Times New Roman"/>
          <w:lang w:val="en-GB"/>
        </w:rPr>
        <w:t>plots</w:t>
      </w:r>
      <w:proofErr w:type="gramEnd"/>
      <w:r w:rsidRPr="005C667E">
        <w:rPr>
          <w:rFonts w:ascii="Times New Roman" w:hAnsi="Times New Roman"/>
          <w:lang w:val="en-GB"/>
        </w:rPr>
        <w:t xml:space="preserve">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4010D09E" w14:textId="77777777" w:rsidR="00AF3822" w:rsidRPr="005C667E" w:rsidRDefault="00AF3822" w:rsidP="00AF3822">
      <w:pPr>
        <w:rPr>
          <w:rFonts w:ascii="Times New Roman" w:hAnsi="Times New Roman"/>
          <w:b/>
          <w:lang w:val="en-GB"/>
        </w:rPr>
      </w:pPr>
    </w:p>
    <w:p w14:paraId="60200F98" w14:textId="77777777" w:rsidR="00AF3822" w:rsidRPr="001872E9" w:rsidRDefault="00AF3822" w:rsidP="00AF3822">
      <w:pPr>
        <w:outlineLvl w:val="2"/>
        <w:rPr>
          <w:rFonts w:ascii="Times New Roman" w:hAnsi="Times New Roman"/>
          <w:b/>
          <w:lang w:val="en-GB"/>
        </w:rPr>
      </w:pPr>
      <w:bookmarkStart w:id="42" w:name="_Toc66107568"/>
      <w:r w:rsidRPr="001872E9">
        <w:rPr>
          <w:rFonts w:ascii="Times New Roman" w:hAnsi="Times New Roman"/>
          <w:b/>
          <w:lang w:val="en-GB"/>
        </w:rPr>
        <w:t xml:space="preserve">7.1.6 </w:t>
      </w:r>
      <w:r w:rsidRPr="001872E9">
        <w:rPr>
          <w:rFonts w:ascii="Times New Roman" w:hAnsi="Times New Roman"/>
          <w:b/>
          <w:u w:val="single"/>
          <w:lang w:val="en-GB"/>
        </w:rPr>
        <w:t>Select</w:t>
      </w:r>
      <w:bookmarkEnd w:id="42"/>
    </w:p>
    <w:p w14:paraId="7BD4631B" w14:textId="459E38FE"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All lines or only selected lines between </w:t>
      </w:r>
      <w:r w:rsidRPr="005C667E">
        <w:rPr>
          <w:rFonts w:ascii="Times New Roman" w:hAnsi="Times New Roman"/>
          <w:lang w:val="en-GB"/>
        </w:rPr>
        <w:lastRenderedPageBreak/>
        <w:t xml:space="preserve">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w:t>
      </w:r>
      <w:r w:rsidR="00D92D3D">
        <w:rPr>
          <w:rFonts w:ascii="Times New Roman" w:hAnsi="Times New Roman"/>
          <w:lang w:val="en-GB"/>
        </w:rPr>
        <w:t>on</w:t>
      </w:r>
      <w:r w:rsidRPr="005C667E">
        <w:rPr>
          <w:rFonts w:ascii="Times New Roman" w:hAnsi="Times New Roman"/>
          <w:lang w:val="en-GB"/>
        </w:rPr>
        <w:t xml:space="preserve"> is calculated by finding the number of lines in each decade of strength. Note that the strength limit can be set independently for each isotope or can be set for </w:t>
      </w:r>
      <w:proofErr w:type="gramStart"/>
      <w:r w:rsidRPr="005C667E">
        <w:rPr>
          <w:rFonts w:ascii="Times New Roman" w:hAnsi="Times New Roman"/>
          <w:lang w:val="en-GB"/>
        </w:rPr>
        <w:t>all of</w:t>
      </w:r>
      <w:proofErr w:type="gramEnd"/>
      <w:r w:rsidRPr="005C667E">
        <w:rPr>
          <w:rFonts w:ascii="Times New Roman" w:hAnsi="Times New Roman"/>
          <w:lang w:val="en-GB"/>
        </w:rPr>
        <w:t xml:space="preserve">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DEB02DD" w14:textId="61FD306D" w:rsidR="00AF3822" w:rsidRDefault="00AF3822" w:rsidP="00AF3822">
      <w:pPr>
        <w:rPr>
          <w:rFonts w:ascii="Times New Roman" w:hAnsi="Times New Roman"/>
          <w:lang w:val="en-GB"/>
        </w:rPr>
      </w:pPr>
      <w:r w:rsidRPr="005C667E">
        <w:rPr>
          <w:rFonts w:ascii="Times New Roman" w:hAnsi="Times New Roman"/>
          <w:lang w:val="en-GB"/>
        </w:rPr>
        <w:t>Example input sequence:</w:t>
      </w:r>
    </w:p>
    <w:p w14:paraId="4937C2BA" w14:textId="77777777" w:rsidR="00D92D3D" w:rsidRPr="005C667E" w:rsidRDefault="00D92D3D" w:rsidP="00AF3822">
      <w:pPr>
        <w:rPr>
          <w:rFonts w:ascii="Times New Roman" w:hAnsi="Times New Roman"/>
          <w:lang w:val="en-GB"/>
        </w:rPr>
      </w:pPr>
    </w:p>
    <w:p w14:paraId="5BD99C1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w:t>
      </w:r>
      <w:proofErr w:type="gramStart"/>
      <w:r w:rsidRPr="005C667E">
        <w:rPr>
          <w:rFonts w:ascii="Times New Roman" w:hAnsi="Times New Roman"/>
          <w:lang w:val="en-GB"/>
        </w:rPr>
        <w:t>1450</w:t>
      </w:r>
      <w:proofErr w:type="gramEnd"/>
    </w:p>
    <w:p w14:paraId="46462D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w:t>
      </w:r>
      <w:proofErr w:type="gramStart"/>
      <w:r w:rsidRPr="005C667E">
        <w:rPr>
          <w:rFonts w:ascii="Times New Roman" w:hAnsi="Times New Roman"/>
          <w:lang w:val="en-GB"/>
        </w:rPr>
        <w:t>10</w:t>
      </w:r>
      <w:proofErr w:type="gramEnd"/>
    </w:p>
    <w:p w14:paraId="0D456C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w:t>
      </w:r>
      <w:proofErr w:type="gramStart"/>
      <w:r w:rsidRPr="005C667E">
        <w:rPr>
          <w:rFonts w:ascii="Times New Roman" w:hAnsi="Times New Roman"/>
          <w:lang w:val="en-GB"/>
        </w:rPr>
        <w:t>0</w:t>
      </w:r>
      <w:proofErr w:type="gramEnd"/>
    </w:p>
    <w:p w14:paraId="3B529A9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6B0244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set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 to air broadened? </w:t>
      </w:r>
      <w:proofErr w:type="gramStart"/>
      <w:r w:rsidRPr="005C667E">
        <w:rPr>
          <w:rFonts w:ascii="Times New Roman" w:hAnsi="Times New Roman"/>
          <w:lang w:val="en-GB"/>
        </w:rPr>
        <w:t>:n</w:t>
      </w:r>
      <w:proofErr w:type="gramEnd"/>
    </w:p>
    <w:p w14:paraId="5104862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multiply H2O air broadened width by 1.3? </w:t>
      </w:r>
      <w:proofErr w:type="gramStart"/>
      <w:r w:rsidRPr="005C667E">
        <w:rPr>
          <w:rFonts w:ascii="Times New Roman" w:hAnsi="Times New Roman"/>
          <w:lang w:val="en-GB"/>
        </w:rPr>
        <w:t>:n</w:t>
      </w:r>
      <w:proofErr w:type="gramEnd"/>
    </w:p>
    <w:p w14:paraId="359ABFF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replace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0CC312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32AEE1FD"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7A207A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4B09822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46D30EC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29EA9E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28CB41B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gas </w:t>
      </w:r>
      <w:proofErr w:type="gramStart"/>
      <w:r w:rsidRPr="005C667E">
        <w:rPr>
          <w:rFonts w:ascii="Times New Roman" w:hAnsi="Times New Roman"/>
          <w:lang w:val="en-GB"/>
        </w:rPr>
        <w:t>details</w:t>
      </w:r>
      <w:proofErr w:type="gramEnd"/>
    </w:p>
    <w:p w14:paraId="18A4C5B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0442258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78A72F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gives </w:t>
      </w:r>
      <w:proofErr w:type="gramStart"/>
      <w:r w:rsidRPr="005C667E">
        <w:rPr>
          <w:rFonts w:ascii="Times New Roman" w:hAnsi="Times New Roman"/>
          <w:lang w:val="en-GB"/>
        </w:rPr>
        <w:t>summary</w:t>
      </w:r>
      <w:proofErr w:type="gramEnd"/>
    </w:p>
    <w:p w14:paraId="40D3FC1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:1,0</w:t>
      </w:r>
    </w:p>
    <w:p w14:paraId="1F7B93F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62E843BE" w14:textId="77777777" w:rsidR="00AF3822" w:rsidRPr="005C667E" w:rsidRDefault="00AF3822" w:rsidP="00AF3822">
      <w:pPr>
        <w:ind w:left="720"/>
        <w:rPr>
          <w:rFonts w:ascii="Times New Roman" w:hAnsi="Times New Roman"/>
          <w:lang w:val="en-GB"/>
        </w:rPr>
      </w:pPr>
    </w:p>
    <w:p w14:paraId="037BC823" w14:textId="77777777" w:rsidR="00AF3822" w:rsidRPr="005C667E" w:rsidRDefault="00AF3822" w:rsidP="00AF3822">
      <w:pPr>
        <w:rPr>
          <w:rFonts w:ascii="Times New Roman" w:hAnsi="Times New Roman"/>
          <w:lang w:val="en-GB"/>
        </w:rPr>
      </w:pPr>
    </w:p>
    <w:p w14:paraId="3EB9A0B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D92D3D">
        <w:rPr>
          <w:rFonts w:ascii="Copperplate Light" w:hAnsi="Copperplate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72573038" w14:textId="77777777" w:rsidR="00AF3822" w:rsidRPr="005C667E" w:rsidRDefault="00AF3822" w:rsidP="00AF3822">
      <w:pPr>
        <w:rPr>
          <w:rFonts w:ascii="Times New Roman" w:hAnsi="Times New Roman"/>
          <w:lang w:val="en-GB"/>
        </w:rPr>
      </w:pPr>
    </w:p>
    <w:p w14:paraId="15E1C6D6" w14:textId="7B364072"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w:t>
      </w:r>
      <w:r w:rsidR="00D92D3D">
        <w:rPr>
          <w:rFonts w:ascii="Times New Roman" w:hAnsi="Times New Roman"/>
          <w:lang w:val="en-GB"/>
        </w:rPr>
        <w:t xml:space="preserve"> </w:t>
      </w:r>
      <w:r w:rsidRPr="005C667E">
        <w:rPr>
          <w:rFonts w:ascii="Times New Roman" w:hAnsi="Times New Roman"/>
          <w:lang w:val="en-GB"/>
        </w:rPr>
        <w:t xml:space="preserve">data equivalent to that used by PMR2, a non-overlapping line model developed by </w:t>
      </w:r>
      <w:proofErr w:type="spellStart"/>
      <w:r w:rsidRPr="005C667E">
        <w:rPr>
          <w:rFonts w:ascii="Times New Roman" w:hAnsi="Times New Roman"/>
          <w:lang w:val="en-GB"/>
        </w:rPr>
        <w:t>J.</w:t>
      </w:r>
      <w:proofErr w:type="gramStart"/>
      <w:r w:rsidRPr="005C667E">
        <w:rPr>
          <w:rFonts w:ascii="Times New Roman" w:hAnsi="Times New Roman"/>
          <w:lang w:val="en-GB"/>
        </w:rPr>
        <w:t>T.Schofield</w:t>
      </w:r>
      <w:proofErr w:type="spellEnd"/>
      <w:proofErr w:type="gramEnd"/>
      <w:r w:rsidRPr="005C667E">
        <w:rPr>
          <w:rFonts w:ascii="Times New Roman" w:hAnsi="Times New Roman"/>
          <w:lang w:val="en-GB"/>
        </w:rPr>
        <w:t>. Modifications are:</w:t>
      </w:r>
    </w:p>
    <w:p w14:paraId="1195C833"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3A2E18C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self-broadening to 6.5 times air </w:t>
      </w:r>
      <w:proofErr w:type="gramStart"/>
      <w:r w:rsidRPr="005C667E">
        <w:rPr>
          <w:rFonts w:ascii="Times New Roman" w:hAnsi="Times New Roman"/>
          <w:lang w:val="en-GB"/>
        </w:rPr>
        <w:t>broadening</w:t>
      </w:r>
      <w:proofErr w:type="gramEnd"/>
    </w:p>
    <w:p w14:paraId="157A6D3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14BD347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w:t>
      </w:r>
      <w:proofErr w:type="gramStart"/>
      <w:r w:rsidRPr="005C667E">
        <w:rPr>
          <w:rFonts w:ascii="Times New Roman" w:hAnsi="Times New Roman"/>
          <w:lang w:val="en-GB"/>
        </w:rPr>
        <w:t>broadening</w:t>
      </w:r>
      <w:proofErr w:type="gramEnd"/>
    </w:p>
    <w:p w14:paraId="3992B6BC" w14:textId="77777777" w:rsidR="00AF3822" w:rsidRPr="005C667E" w:rsidRDefault="00AF3822" w:rsidP="00AF3822">
      <w:pPr>
        <w:ind w:left="900" w:hanging="180"/>
        <w:rPr>
          <w:rFonts w:ascii="Times New Roman" w:hAnsi="Times New Roman"/>
          <w:lang w:val="en-GB"/>
        </w:rPr>
      </w:pPr>
    </w:p>
    <w:p w14:paraId="4C792DA7" w14:textId="738A684A"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w:t>
      </w:r>
      <w:r w:rsidR="00D92D3D">
        <w:rPr>
          <w:rFonts w:ascii="Times New Roman" w:hAnsi="Times New Roman"/>
          <w:lang w:val="en-GB"/>
        </w:rPr>
        <w:t>-</w:t>
      </w:r>
      <w:r w:rsidRPr="005C667E">
        <w:rPr>
          <w:rFonts w:ascii="Times New Roman" w:hAnsi="Times New Roman"/>
          <w:lang w:val="en-GB"/>
        </w:rPr>
        <w:t>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5FD933F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2AAB4B7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w:t>
      </w:r>
      <w:proofErr w:type="gramStart"/>
      <w:r w:rsidRPr="005C667E">
        <w:rPr>
          <w:rFonts w:ascii="Times New Roman" w:hAnsi="Times New Roman"/>
          <w:lang w:val="en-GB"/>
        </w:rPr>
        <w:t>broadening</w:t>
      </w:r>
      <w:proofErr w:type="gramEnd"/>
    </w:p>
    <w:p w14:paraId="087B120A" w14:textId="77777777" w:rsidR="00AF3822" w:rsidRPr="005C667E" w:rsidRDefault="00AF3822" w:rsidP="00AF3822">
      <w:pPr>
        <w:ind w:left="900" w:hanging="180"/>
        <w:rPr>
          <w:rFonts w:ascii="Times New Roman" w:hAnsi="Times New Roman"/>
          <w:lang w:val="en-GB"/>
        </w:rPr>
      </w:pPr>
    </w:p>
    <w:p w14:paraId="746FBC22" w14:textId="77777777" w:rsidR="00AF3822" w:rsidRPr="005C667E" w:rsidRDefault="00AF3822" w:rsidP="00D92D3D">
      <w:pPr>
        <w:ind w:left="709" w:hanging="709"/>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intercomparison tests. Modifications are:</w:t>
      </w:r>
    </w:p>
    <w:p w14:paraId="7D914E86"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A7E535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self-broadening to 6.5 times air </w:t>
      </w:r>
      <w:proofErr w:type="gramStart"/>
      <w:r w:rsidRPr="005C667E">
        <w:rPr>
          <w:rFonts w:ascii="Times New Roman" w:hAnsi="Times New Roman"/>
          <w:lang w:val="en-GB"/>
        </w:rPr>
        <w:t>broadening</w:t>
      </w:r>
      <w:proofErr w:type="gramEnd"/>
    </w:p>
    <w:p w14:paraId="6B509A7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0E42508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w:t>
      </w:r>
      <w:proofErr w:type="gramStart"/>
      <w:r w:rsidRPr="005C667E">
        <w:rPr>
          <w:rFonts w:ascii="Times New Roman" w:hAnsi="Times New Roman"/>
          <w:lang w:val="en-GB"/>
        </w:rPr>
        <w:t>broadening</w:t>
      </w:r>
      <w:proofErr w:type="gramEnd"/>
    </w:p>
    <w:p w14:paraId="2117EC3D" w14:textId="77777777" w:rsidR="00AF3822" w:rsidRPr="005C667E" w:rsidRDefault="00AF3822" w:rsidP="00AF3822">
      <w:pPr>
        <w:ind w:left="900" w:hanging="180"/>
        <w:rPr>
          <w:rFonts w:ascii="Times New Roman" w:hAnsi="Times New Roman"/>
          <w:lang w:val="en-GB"/>
        </w:rPr>
      </w:pPr>
    </w:p>
    <w:p w14:paraId="2DCEA58C" w14:textId="0138C893"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w:t>
      </w:r>
      <w:r w:rsidR="00D92D3D">
        <w:rPr>
          <w:rFonts w:ascii="Times New Roman" w:hAnsi="Times New Roman"/>
          <w:lang w:val="en-GB"/>
        </w:rPr>
        <w:t>-</w:t>
      </w:r>
      <w:r w:rsidRPr="005C667E">
        <w:rPr>
          <w:rFonts w:ascii="Times New Roman" w:hAnsi="Times New Roman"/>
          <w:lang w:val="en-GB"/>
        </w:rPr>
        <w:t>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6BB1A6F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95FAA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w:t>
      </w:r>
      <w:proofErr w:type="gramStart"/>
      <w:r w:rsidRPr="005C667E">
        <w:rPr>
          <w:rFonts w:ascii="Times New Roman" w:hAnsi="Times New Roman"/>
          <w:lang w:val="en-GB"/>
        </w:rPr>
        <w:t>broadening</w:t>
      </w:r>
      <w:proofErr w:type="gramEnd"/>
    </w:p>
    <w:p w14:paraId="06255640" w14:textId="77777777" w:rsidR="00AF3822" w:rsidRDefault="00AF3822" w:rsidP="00AF3822">
      <w:pPr>
        <w:rPr>
          <w:rFonts w:ascii="Times New Roman" w:hAnsi="Times New Roman"/>
          <w:b/>
          <w:lang w:val="en-GB"/>
        </w:rPr>
      </w:pPr>
    </w:p>
    <w:p w14:paraId="616A7CF6" w14:textId="77777777" w:rsidR="00AF3822" w:rsidRPr="00D95676" w:rsidRDefault="00AF3822" w:rsidP="00D92D3D">
      <w:pPr>
        <w:ind w:left="709" w:hanging="709"/>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D48CD8C" w14:textId="77777777" w:rsidR="00AF3822" w:rsidRPr="005C667E" w:rsidRDefault="00AF3822" w:rsidP="00AF3822">
      <w:pPr>
        <w:rPr>
          <w:rFonts w:ascii="Times New Roman" w:hAnsi="Times New Roman"/>
          <w:b/>
          <w:lang w:val="en-GB"/>
        </w:rPr>
      </w:pPr>
    </w:p>
    <w:p w14:paraId="7D024813"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5B940766"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w:t>
      </w:r>
      <w:proofErr w:type="gramStart"/>
      <w:r w:rsidRPr="005C667E">
        <w:rPr>
          <w:rFonts w:ascii="Times New Roman" w:hAnsi="Times New Roman"/>
          <w:lang w:val="en-GB"/>
        </w:rPr>
        <w:t>value</w:t>
      </w:r>
      <w:proofErr w:type="gramEnd"/>
    </w:p>
    <w:p w14:paraId="58ECAFB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w:t>
      </w:r>
      <w:proofErr w:type="spellStart"/>
      <w:proofErr w:type="gramStart"/>
      <w:r w:rsidRPr="005C667E">
        <w:rPr>
          <w:rFonts w:ascii="Times New Roman" w:hAnsi="Times New Roman"/>
          <w:lang w:val="en-GB"/>
        </w:rPr>
        <w:t>Delaye</w:t>
      </w:r>
      <w:proofErr w:type="spellEnd"/>
      <w:proofErr w:type="gramEnd"/>
    </w:p>
    <w:p w14:paraId="0B1CF8C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7180140C" w14:textId="77777777" w:rsidR="00AF3822" w:rsidRPr="005C667E" w:rsidRDefault="00AF3822" w:rsidP="00AF3822">
      <w:pPr>
        <w:ind w:left="900" w:hanging="180"/>
        <w:rPr>
          <w:rFonts w:ascii="Times New Roman" w:hAnsi="Times New Roman"/>
          <w:lang w:val="en-GB"/>
        </w:rPr>
      </w:pPr>
    </w:p>
    <w:p w14:paraId="598E0DF0"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9B99A8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listed as zero, set it to that calculated by Yamamoto/1.013426</w:t>
      </w:r>
    </w:p>
    <w:p w14:paraId="206963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air broadened temperature dependence with that calculated by </w:t>
      </w:r>
      <w:proofErr w:type="gramStart"/>
      <w:r w:rsidRPr="005C667E">
        <w:rPr>
          <w:rFonts w:ascii="Times New Roman" w:hAnsi="Times New Roman"/>
          <w:lang w:val="en-GB"/>
        </w:rPr>
        <w:t>Yamamoto</w:t>
      </w:r>
      <w:proofErr w:type="gramEnd"/>
    </w:p>
    <w:p w14:paraId="0625175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w:t>
      </w:r>
      <w:proofErr w:type="gramStart"/>
      <w:r w:rsidRPr="005C667E">
        <w:rPr>
          <w:rFonts w:ascii="Times New Roman" w:hAnsi="Times New Roman"/>
          <w:lang w:val="en-GB"/>
        </w:rPr>
        <w:t>Yamamoto</w:t>
      </w:r>
      <w:proofErr w:type="gramEnd"/>
    </w:p>
    <w:p w14:paraId="57FC5258" w14:textId="77777777" w:rsidR="00AF3822" w:rsidRDefault="00AF3822" w:rsidP="00AF3822">
      <w:pPr>
        <w:rPr>
          <w:rFonts w:ascii="Times New Roman" w:hAnsi="Times New Roman"/>
          <w:lang w:val="en-GB"/>
        </w:rPr>
      </w:pPr>
    </w:p>
    <w:p w14:paraId="05EFE498"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5F2160E7" w14:textId="77777777" w:rsidR="00AF3822" w:rsidRDefault="00AF3822" w:rsidP="00AF3822">
      <w:pPr>
        <w:rPr>
          <w:rFonts w:ascii="Times New Roman" w:hAnsi="Times New Roman"/>
          <w:lang w:val="en-GB"/>
        </w:rPr>
      </w:pPr>
    </w:p>
    <w:p w14:paraId="1E8F54E9" w14:textId="77777777" w:rsidR="0054190D" w:rsidRPr="001872E9" w:rsidRDefault="0054190D" w:rsidP="0054190D">
      <w:pPr>
        <w:outlineLvl w:val="2"/>
        <w:rPr>
          <w:rFonts w:ascii="Times New Roman" w:hAnsi="Times New Roman"/>
          <w:b/>
          <w:lang w:val="en-GB"/>
        </w:rPr>
      </w:pPr>
      <w:bookmarkStart w:id="43" w:name="_Toc66107569"/>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bookmarkEnd w:id="43"/>
      <w:proofErr w:type="spellEnd"/>
    </w:p>
    <w:p w14:paraId="7BB9440F"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w:t>
      </w:r>
      <w:r>
        <w:rPr>
          <w:rFonts w:ascii="Times New Roman" w:hAnsi="Times New Roman"/>
          <w:lang w:val="en-GB"/>
        </w:rPr>
        <w:lastRenderedPageBreak/>
        <w:t xml:space="preserve">file) are to be used or IPTF=1, in which case the partition functions of those gases listed in the extra partition function file </w:t>
      </w:r>
      <w:r w:rsidR="001D35B8">
        <w:rPr>
          <w:rFonts w:ascii="Times New Roman" w:hAnsi="Times New Roman"/>
          <w:lang w:val="en-GB"/>
        </w:rPr>
        <w:t xml:space="preserve">(called </w:t>
      </w:r>
      <w:r w:rsidR="001D35B8" w:rsidRPr="00D92D3D">
        <w:rPr>
          <w:rFonts w:ascii="Courier" w:hAnsi="Courier"/>
          <w:lang w:val="en-GB"/>
        </w:rPr>
        <w:t>partfextra.dat</w:t>
      </w:r>
      <w:r w:rsidR="001D35B8">
        <w:rPr>
          <w:rFonts w:ascii="Times New Roman" w:hAnsi="Times New Roman"/>
          <w:lang w:val="en-GB"/>
        </w:rPr>
        <w:t xml:space="preserve">) </w:t>
      </w:r>
      <w:r>
        <w:rPr>
          <w:rFonts w:ascii="Times New Roman" w:hAnsi="Times New Roman"/>
          <w:lang w:val="en-GB"/>
        </w:rPr>
        <w:t>are to be used instead.</w:t>
      </w:r>
    </w:p>
    <w:p w14:paraId="0D74F65A" w14:textId="77777777" w:rsidR="0054190D" w:rsidRDefault="0054190D" w:rsidP="0054190D">
      <w:pPr>
        <w:rPr>
          <w:rFonts w:ascii="Times New Roman" w:hAnsi="Times New Roman"/>
          <w:lang w:val="en-GB"/>
        </w:rPr>
      </w:pPr>
    </w:p>
    <w:p w14:paraId="5B1B9AC2" w14:textId="77777777" w:rsidR="0054190D" w:rsidRPr="001872E9" w:rsidRDefault="0054190D" w:rsidP="0054190D">
      <w:pPr>
        <w:outlineLvl w:val="2"/>
        <w:rPr>
          <w:rFonts w:ascii="Times New Roman" w:hAnsi="Times New Roman"/>
          <w:b/>
          <w:lang w:val="en-GB"/>
        </w:rPr>
      </w:pPr>
      <w:bookmarkStart w:id="44" w:name="_Toc66107570"/>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bookmarkEnd w:id="44"/>
      <w:proofErr w:type="spellEnd"/>
    </w:p>
    <w:p w14:paraId="4D0CE9EE" w14:textId="77777777"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except that the several line selections are made for a range of different temperatures defined by the user. Again, the variable IPTF must be defined by the user.</w:t>
      </w:r>
    </w:p>
    <w:p w14:paraId="0377270E" w14:textId="77777777" w:rsidR="0054190D" w:rsidRDefault="0054190D" w:rsidP="0054190D">
      <w:pPr>
        <w:rPr>
          <w:rFonts w:ascii="Times New Roman" w:hAnsi="Times New Roman"/>
          <w:lang w:val="en-GB"/>
        </w:rPr>
      </w:pPr>
    </w:p>
    <w:p w14:paraId="0D220487" w14:textId="77777777" w:rsidR="0054190D" w:rsidRPr="005C667E" w:rsidRDefault="0054190D" w:rsidP="0054190D">
      <w:pPr>
        <w:rPr>
          <w:rFonts w:ascii="Times New Roman" w:hAnsi="Times New Roman"/>
          <w:lang w:val="en-GB"/>
        </w:rPr>
      </w:pPr>
    </w:p>
    <w:p w14:paraId="6D146A9C" w14:textId="77777777" w:rsidR="00AF3822" w:rsidRPr="001872E9" w:rsidRDefault="0054190D" w:rsidP="00AF3822">
      <w:pPr>
        <w:outlineLvl w:val="2"/>
        <w:rPr>
          <w:rFonts w:ascii="Times New Roman" w:hAnsi="Times New Roman"/>
          <w:b/>
          <w:lang w:val="en-GB"/>
        </w:rPr>
      </w:pPr>
      <w:bookmarkStart w:id="45" w:name="_Toc66107571"/>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bookmarkEnd w:id="45"/>
      <w:proofErr w:type="spellEnd"/>
    </w:p>
    <w:p w14:paraId="434ACC05"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w:t>
      </w:r>
      <w:proofErr w:type="gramStart"/>
      <w:r w:rsidRPr="005C667E">
        <w:rPr>
          <w:rFonts w:ascii="Times New Roman" w:hAnsi="Times New Roman"/>
          <w:lang w:val="en-GB"/>
        </w:rPr>
        <w:t>opens</w:t>
      </w:r>
      <w:proofErr w:type="gramEnd"/>
      <w:r w:rsidRPr="005C667E">
        <w:rPr>
          <w:rFonts w:ascii="Times New Roman" w:hAnsi="Times New Roman"/>
          <w:lang w:val="en-GB"/>
        </w:rPr>
        <w:t xml:space="preserve">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w:t>
      </w:r>
      <w:proofErr w:type="gramStart"/>
      <w:r w:rsidRPr="005C667E">
        <w:rPr>
          <w:rFonts w:ascii="Times New Roman" w:hAnsi="Times New Roman"/>
          <w:lang w:val="en-GB"/>
        </w:rPr>
        <w:t>isotope</w:t>
      </w:r>
      <w:proofErr w:type="gramEnd"/>
      <w:r w:rsidRPr="005C667E">
        <w:rPr>
          <w:rFonts w:ascii="Times New Roman" w:hAnsi="Times New Roman"/>
          <w:lang w:val="en-GB"/>
        </w:rPr>
        <w:t xml:space="preserve"> and strength.</w:t>
      </w:r>
    </w:p>
    <w:p w14:paraId="2781C4A5" w14:textId="77777777" w:rsidR="00AF3822" w:rsidRPr="005C667E" w:rsidRDefault="00AF3822" w:rsidP="00AF3822">
      <w:pPr>
        <w:rPr>
          <w:rFonts w:ascii="Times New Roman" w:hAnsi="Times New Roman"/>
          <w:b/>
          <w:lang w:val="en-GB"/>
        </w:rPr>
      </w:pPr>
    </w:p>
    <w:p w14:paraId="3861A5D7" w14:textId="77777777" w:rsidR="00AF3822" w:rsidRPr="001872E9" w:rsidRDefault="0054190D" w:rsidP="00AF3822">
      <w:pPr>
        <w:outlineLvl w:val="2"/>
        <w:rPr>
          <w:rFonts w:ascii="Times New Roman" w:hAnsi="Times New Roman"/>
          <w:b/>
          <w:lang w:val="en-GB"/>
        </w:rPr>
      </w:pPr>
      <w:bookmarkStart w:id="46" w:name="_Toc66107572"/>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bookmarkEnd w:id="46"/>
    </w:p>
    <w:p w14:paraId="1523E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1EB7B070" w14:textId="77777777" w:rsidR="00AF3822" w:rsidRPr="005C667E" w:rsidRDefault="00AF3822" w:rsidP="00AF3822">
      <w:pPr>
        <w:rPr>
          <w:rFonts w:ascii="Times New Roman" w:hAnsi="Times New Roman"/>
          <w:lang w:val="en-GB"/>
        </w:rPr>
      </w:pPr>
    </w:p>
    <w:p w14:paraId="07F876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61ECC6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539464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7EE204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FDF4AA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BIN:  1     1400.000 </w:t>
      </w:r>
      <w:proofErr w:type="gramStart"/>
      <w:r w:rsidRPr="001A7BF3">
        <w:rPr>
          <w:rFonts w:ascii="Times New Roman" w:hAnsi="Times New Roman"/>
          <w:lang w:val="de-DE"/>
        </w:rPr>
        <w:t>-  1410.000</w:t>
      </w:r>
      <w:proofErr w:type="gramEnd"/>
      <w:r w:rsidRPr="001A7BF3">
        <w:rPr>
          <w:rFonts w:ascii="Times New Roman" w:hAnsi="Times New Roman"/>
          <w:lang w:val="de-DE"/>
        </w:rPr>
        <w:t xml:space="preserve"> cm-1</w:t>
      </w:r>
    </w:p>
    <w:p w14:paraId="743F86D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4425ADD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1  0.47000E</w:t>
      </w:r>
      <w:proofErr w:type="gramEnd"/>
      <w:r w:rsidRPr="001A7BF3">
        <w:rPr>
          <w:rFonts w:ascii="Times New Roman" w:hAnsi="Times New Roman"/>
          <w:lang w:val="de-DE"/>
        </w:rPr>
        <w:t>-26  0.27800E-19     29</w:t>
      </w:r>
    </w:p>
    <w:p w14:paraId="748AFE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2  0.28800E</w:t>
      </w:r>
      <w:proofErr w:type="gramEnd"/>
      <w:r w:rsidRPr="001A7BF3">
        <w:rPr>
          <w:rFonts w:ascii="Times New Roman" w:hAnsi="Times New Roman"/>
          <w:lang w:val="de-DE"/>
        </w:rPr>
        <w:t>-25  0.55200E-22     11</w:t>
      </w:r>
    </w:p>
    <w:p w14:paraId="1343F67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3  0.52400E</w:t>
      </w:r>
      <w:proofErr w:type="gramEnd"/>
      <w:r w:rsidRPr="001A7BF3">
        <w:rPr>
          <w:rFonts w:ascii="Times New Roman" w:hAnsi="Times New Roman"/>
          <w:lang w:val="de-DE"/>
        </w:rPr>
        <w:t>-26  0.10300E-22     11</w:t>
      </w:r>
    </w:p>
    <w:p w14:paraId="315393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6E3CD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80  H2O</w:t>
      </w:r>
      <w:proofErr w:type="gramEnd"/>
      <w:r w:rsidRPr="005C667E">
        <w:rPr>
          <w:rFonts w:ascii="Times New Roman" w:hAnsi="Times New Roman"/>
          <w:lang w:val="en-GB"/>
        </w:rPr>
        <w:t xml:space="preserve">     lines</w:t>
      </w:r>
    </w:p>
    <w:p w14:paraId="2EE9A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55D8B7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w:t>
      </w:r>
      <w:proofErr w:type="gramStart"/>
      <w:r w:rsidRPr="001A7BF3">
        <w:rPr>
          <w:rFonts w:ascii="Times New Roman" w:hAnsi="Times New Roman"/>
          <w:lang w:val="de-DE"/>
        </w:rPr>
        <w:t>3  0.94910E</w:t>
      </w:r>
      <w:proofErr w:type="gramEnd"/>
      <w:r w:rsidRPr="001A7BF3">
        <w:rPr>
          <w:rFonts w:ascii="Times New Roman" w:hAnsi="Times New Roman"/>
          <w:lang w:val="de-DE"/>
        </w:rPr>
        <w:t>-26  0.70040E-25     40</w:t>
      </w:r>
    </w:p>
    <w:p w14:paraId="760750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1195F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53  CO2</w:t>
      </w:r>
      <w:proofErr w:type="gramEnd"/>
      <w:r w:rsidRPr="005C667E">
        <w:rPr>
          <w:rFonts w:ascii="Times New Roman" w:hAnsi="Times New Roman"/>
          <w:lang w:val="en-GB"/>
        </w:rPr>
        <w:t xml:space="preserve">     lines</w:t>
      </w:r>
    </w:p>
    <w:p w14:paraId="42225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39E847A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w:t>
      </w:r>
      <w:proofErr w:type="gramStart"/>
      <w:r w:rsidRPr="001A7BF3">
        <w:rPr>
          <w:rFonts w:ascii="Times New Roman" w:hAnsi="Times New Roman"/>
          <w:lang w:val="de-DE"/>
        </w:rPr>
        <w:t>1  0.10200E</w:t>
      </w:r>
      <w:proofErr w:type="gramEnd"/>
      <w:r w:rsidRPr="001A7BF3">
        <w:rPr>
          <w:rFonts w:ascii="Times New Roman" w:hAnsi="Times New Roman"/>
          <w:lang w:val="de-DE"/>
        </w:rPr>
        <w:t>-24  0.29100E-23    280</w:t>
      </w:r>
    </w:p>
    <w:p w14:paraId="1F10D8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total of     </w:t>
      </w:r>
      <w:proofErr w:type="gramStart"/>
      <w:r w:rsidRPr="005C667E">
        <w:rPr>
          <w:rFonts w:ascii="Times New Roman" w:hAnsi="Times New Roman"/>
          <w:lang w:val="en-GB"/>
        </w:rPr>
        <w:t>280  O</w:t>
      </w:r>
      <w:proofErr w:type="gramEnd"/>
      <w:r w:rsidRPr="005C667E">
        <w:rPr>
          <w:rFonts w:ascii="Times New Roman" w:hAnsi="Times New Roman"/>
          <w:lang w:val="en-GB"/>
        </w:rPr>
        <w:t>3      lines</w:t>
      </w:r>
    </w:p>
    <w:p w14:paraId="643D98DB" w14:textId="77777777" w:rsidR="00AF3822" w:rsidRPr="005C667E" w:rsidRDefault="00AF3822" w:rsidP="00AF3822">
      <w:pPr>
        <w:rPr>
          <w:rFonts w:ascii="Times New Roman" w:hAnsi="Times New Roman"/>
          <w:b/>
          <w:lang w:val="en-GB"/>
        </w:rPr>
      </w:pPr>
    </w:p>
    <w:p w14:paraId="2A1DE87F" w14:textId="77777777" w:rsidR="00AF3822" w:rsidRPr="001872E9" w:rsidRDefault="0054190D" w:rsidP="00AF3822">
      <w:pPr>
        <w:outlineLvl w:val="2"/>
        <w:rPr>
          <w:rFonts w:ascii="Times New Roman" w:hAnsi="Times New Roman"/>
          <w:b/>
          <w:lang w:val="en-GB"/>
        </w:rPr>
      </w:pPr>
      <w:bookmarkStart w:id="47" w:name="_Toc66107573"/>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bookmarkEnd w:id="47"/>
    </w:p>
    <w:p w14:paraId="586D08E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69FC8686" w14:textId="77777777" w:rsidR="00AF3822" w:rsidRPr="005C667E" w:rsidRDefault="00AF3822" w:rsidP="00AF3822">
      <w:pPr>
        <w:rPr>
          <w:rFonts w:ascii="Times New Roman" w:hAnsi="Times New Roman"/>
          <w:b/>
          <w:lang w:val="en-GB"/>
        </w:rPr>
      </w:pPr>
    </w:p>
    <w:p w14:paraId="17C1AA62" w14:textId="77777777" w:rsidR="00AF3822" w:rsidRPr="005C667E" w:rsidRDefault="00AF3822" w:rsidP="00AF3822">
      <w:pPr>
        <w:outlineLvl w:val="2"/>
        <w:rPr>
          <w:rFonts w:ascii="Times New Roman" w:hAnsi="Times New Roman"/>
          <w:b/>
          <w:lang w:val="en-GB"/>
        </w:rPr>
      </w:pPr>
      <w:bookmarkStart w:id="48" w:name="_Toc66107574"/>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bookmarkEnd w:id="48"/>
    </w:p>
    <w:p w14:paraId="7BB2340F"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proofErr w:type="gram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w:t>
      </w:r>
      <w:r w:rsidRPr="005C667E">
        <w:rPr>
          <w:rFonts w:ascii="Times New Roman" w:hAnsi="Times New Roman"/>
          <w:lang w:val="en-GB"/>
        </w:rPr>
        <w:lastRenderedPageBreak/>
        <w:t>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proofErr w:type="gramStart"/>
      <w:r w:rsidRPr="00855A79">
        <w:rPr>
          <w:rFonts w:ascii="Courier New" w:hAnsi="Courier New" w:cs="Courier New"/>
          <w:lang w:val="en-GB"/>
        </w:rPr>
        <w:t>rdline.f</w:t>
      </w:r>
      <w:proofErr w:type="spellEnd"/>
      <w:proofErr w:type="gram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xml:space="preserve">.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w:t>
      </w:r>
      <w:proofErr w:type="gramStart"/>
      <w:r w:rsidRPr="005C667E">
        <w:rPr>
          <w:rFonts w:ascii="Times New Roman" w:hAnsi="Times New Roman"/>
          <w:lang w:val="en-GB"/>
        </w:rPr>
        <w:t>cm</w:t>
      </w:r>
      <w:r w:rsidRPr="005C667E">
        <w:rPr>
          <w:rFonts w:ascii="Times New Roman" w:hAnsi="Times New Roman"/>
          <w:position w:val="6"/>
          <w:sz w:val="18"/>
          <w:lang w:val="en-GB"/>
        </w:rPr>
        <w:t>-2</w:t>
      </w:r>
      <w:proofErr w:type="gramEnd"/>
      <w:r w:rsidRPr="005C667E">
        <w:rPr>
          <w:rFonts w:ascii="Times New Roman" w:hAnsi="Times New Roman"/>
          <w:lang w:val="en-GB"/>
        </w:rPr>
        <w:t>).</w:t>
      </w:r>
    </w:p>
    <w:p w14:paraId="7E842812" w14:textId="77777777" w:rsidR="0054190D" w:rsidRDefault="0054190D" w:rsidP="00AF3822">
      <w:pPr>
        <w:rPr>
          <w:rFonts w:ascii="Times New Roman" w:hAnsi="Times New Roman"/>
          <w:lang w:val="en-GB"/>
        </w:rPr>
      </w:pPr>
    </w:p>
    <w:p w14:paraId="2F0227DC" w14:textId="77777777" w:rsidR="0054190D" w:rsidRPr="00FD2B15" w:rsidRDefault="0054190D" w:rsidP="00356F9E">
      <w:pPr>
        <w:outlineLvl w:val="2"/>
        <w:rPr>
          <w:b/>
          <w:lang w:val="en-GB"/>
        </w:rPr>
      </w:pPr>
      <w:bookmarkStart w:id="49" w:name="_Toc66107575"/>
      <w:r w:rsidRPr="00FD2B15">
        <w:rPr>
          <w:b/>
          <w:lang w:val="en-GB"/>
        </w:rPr>
        <w:t>7.1.13 Partition Functions</w:t>
      </w:r>
      <w:bookmarkEnd w:id="49"/>
    </w:p>
    <w:p w14:paraId="00BFFD5D"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6067957A" w14:textId="77777777" w:rsidR="00FD2B15" w:rsidRDefault="00FD2B15" w:rsidP="00AF3822">
      <w:pPr>
        <w:rPr>
          <w:rFonts w:ascii="Times New Roman" w:hAnsi="Times New Roman"/>
          <w:lang w:val="en-GB"/>
        </w:rPr>
      </w:pPr>
    </w:p>
    <w:p w14:paraId="00DE481C"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ins w:id="50" w:author="Jo.Barstow" w:date="2023-07-13T12:06:00Z">
                  <w:rPr>
                    <w:rFonts w:ascii="Cambria Math" w:hAnsi="Cambria Math"/>
                    <w:i/>
                    <w:lang w:val="en-GB"/>
                  </w:rPr>
                </w:ins>
              </m:ctrlPr>
            </m:dPr>
            <m:e>
              <m:r>
                <w:rPr>
                  <w:rFonts w:ascii="Cambria Math" w:hAnsi="Cambria Math"/>
                  <w:lang w:val="en-GB"/>
                </w:rPr>
                <m:t>T</m:t>
              </m:r>
            </m:e>
          </m:d>
          <m:r>
            <w:rPr>
              <w:rFonts w:ascii="Cambria Math" w:hAnsi="Cambria Math"/>
              <w:lang w:val="en-GB"/>
            </w:rPr>
            <m:t>=S</m:t>
          </m:r>
          <m:d>
            <m:dPr>
              <m:ctrlPr>
                <w:ins w:id="51" w:author="Jo.Barstow" w:date="2023-07-13T12:06:00Z">
                  <w:rPr>
                    <w:rFonts w:ascii="Cambria Math" w:hAnsi="Cambria Math"/>
                    <w:i/>
                    <w:lang w:val="en-GB"/>
                  </w:rPr>
                </w:ins>
              </m:ctrlPr>
            </m:dPr>
            <m:e>
              <m:sSub>
                <m:sSubPr>
                  <m:ctrlPr>
                    <w:ins w:id="52"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ins w:id="53"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ins w:id="54" w:author="Jo.Barstow" w:date="2023-07-13T12:06:00Z">
                  <w:rPr>
                    <w:rFonts w:ascii="Cambria Math" w:hAnsi="Cambria Math"/>
                    <w:lang w:val="en-GB"/>
                  </w:rPr>
                </w:ins>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ins w:id="55"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S</m:t>
              </m:r>
            </m:sub>
          </m:sSub>
        </m:oMath>
      </m:oMathPara>
    </w:p>
    <w:p w14:paraId="6A81107E" w14:textId="77777777" w:rsidR="004B135E" w:rsidRDefault="004B135E" w:rsidP="00AF3822">
      <w:pPr>
        <w:rPr>
          <w:rFonts w:ascii="Times New Roman" w:hAnsi="Times New Roman"/>
          <w:lang w:val="en-GB"/>
        </w:rPr>
      </w:pPr>
    </w:p>
    <w:p w14:paraId="7462A60F" w14:textId="77777777" w:rsidR="004B135E" w:rsidRDefault="004B135E" w:rsidP="00AF3822">
      <w:pPr>
        <w:rPr>
          <w:rFonts w:ascii="Times New Roman" w:hAnsi="Times New Roman"/>
          <w:lang w:val="en-GB"/>
        </w:rPr>
      </w:pPr>
      <w:r>
        <w:rPr>
          <w:rFonts w:ascii="Times New Roman" w:hAnsi="Times New Roman"/>
          <w:lang w:val="en-GB"/>
        </w:rPr>
        <w:t>where:</w:t>
      </w:r>
    </w:p>
    <w:p w14:paraId="07899586" w14:textId="77777777" w:rsidR="004B135E" w:rsidRDefault="004B135E" w:rsidP="00AF3822">
      <w:pPr>
        <w:rPr>
          <w:rFonts w:ascii="Times New Roman" w:hAnsi="Times New Roman"/>
          <w:lang w:val="en-GB"/>
        </w:rPr>
      </w:pPr>
    </w:p>
    <w:p w14:paraId="4439E3C3" w14:textId="77777777" w:rsid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sidRPr="004B135E">
        <w:rPr>
          <w:rFonts w:ascii="Times New Roman" w:hAnsi="Times New Roman"/>
          <w:i/>
          <w:vertAlign w:val="subscript"/>
          <w:lang w:val="en-GB"/>
        </w:rPr>
        <w:t>Z</w:t>
      </w:r>
      <w:proofErr w:type="spellEnd"/>
      <w:r>
        <w:rPr>
          <w:rFonts w:ascii="Times New Roman" w:hAnsi="Times New Roman"/>
          <w:lang w:val="en-GB"/>
        </w:rPr>
        <w:t xml:space="preserve"> is a term to scale the strengths by the relative partition functions at the two temperatures </w:t>
      </w:r>
      <m:oMath>
        <m:sSub>
          <m:sSubPr>
            <m:ctrlPr>
              <w:ins w:id="56"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ins w:id="57" w:author="Jo.Barstow" w:date="2023-07-13T12:06:00Z">
                <w:rPr>
                  <w:rFonts w:ascii="Cambria Math" w:hAnsi="Cambria Math"/>
                  <w:i/>
                  <w:lang w:val="en-GB"/>
                </w:rPr>
              </w:ins>
            </m:ctrlPr>
          </m:fPr>
          <m:num>
            <m:r>
              <w:rPr>
                <w:rFonts w:ascii="Cambria Math" w:hAnsi="Cambria Math"/>
                <w:lang w:val="en-GB"/>
              </w:rPr>
              <m:t>Z</m:t>
            </m:r>
            <m:d>
              <m:dPr>
                <m:ctrlPr>
                  <w:ins w:id="58" w:author="Jo.Barstow" w:date="2023-07-13T12:06:00Z">
                    <w:rPr>
                      <w:rFonts w:ascii="Cambria Math" w:hAnsi="Cambria Math"/>
                      <w:i/>
                      <w:lang w:val="en-GB"/>
                    </w:rPr>
                  </w:ins>
                </m:ctrlPr>
              </m:dPr>
              <m:e>
                <m:sSub>
                  <m:sSubPr>
                    <m:ctrlPr>
                      <w:ins w:id="59"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ins w:id="60" w:author="Jo.Barstow" w:date="2023-07-13T12:06:00Z">
                    <w:rPr>
                      <w:rFonts w:ascii="Cambria Math" w:hAnsi="Cambria Math"/>
                      <w:i/>
                      <w:lang w:val="en-GB"/>
                    </w:rPr>
                  </w:ins>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proofErr w:type="gramStart"/>
      <w:r w:rsidRPr="004B135E">
        <w:rPr>
          <w:rFonts w:ascii="Times New Roman" w:hAnsi="Times New Roman"/>
          <w:i/>
          <w:lang w:val="en-GB"/>
        </w:rPr>
        <w:t>T</w:t>
      </w:r>
      <w:r>
        <w:rPr>
          <w:rFonts w:ascii="Times New Roman" w:hAnsi="Times New Roman"/>
          <w:lang w:val="en-GB"/>
        </w:rPr>
        <w:t>, and</w:t>
      </w:r>
      <w:proofErr w:type="gramEnd"/>
      <w:r>
        <w:rPr>
          <w:rFonts w:ascii="Times New Roman" w:hAnsi="Times New Roman"/>
          <w:lang w:val="en-GB"/>
        </w:rPr>
        <w:t xml:space="preserve">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ins w:id="61" w:author="Jo.Barstow" w:date="2023-07-13T12:06:00Z">
                <w:rPr>
                  <w:rFonts w:ascii="Cambria Math" w:hAnsi="Cambria Math"/>
                  <w:i/>
                  <w:lang w:val="en-GB"/>
                </w:rPr>
              </w:ins>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BE37E83" w14:textId="77777777" w:rsidR="004B135E" w:rsidRDefault="004B135E" w:rsidP="004B135E">
      <w:pPr>
        <w:ind w:left="567" w:hanging="283"/>
        <w:rPr>
          <w:rFonts w:ascii="Times New Roman" w:hAnsi="Times New Roman"/>
          <w:lang w:val="en-GB"/>
        </w:rPr>
      </w:pPr>
    </w:p>
    <w:p w14:paraId="61795D27"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w:t>
      </w:r>
      <w:proofErr w:type="gramStart"/>
      <w:r>
        <w:rPr>
          <w:rFonts w:ascii="Times New Roman" w:hAnsi="Times New Roman"/>
          <w:lang w:val="en-GB"/>
        </w:rPr>
        <w:t>line  (</w:t>
      </w:r>
      <w:proofErr w:type="gramEnd"/>
      <w:r>
        <w:rPr>
          <w:rFonts w:ascii="Times New Roman" w:hAnsi="Times New Roman"/>
          <w:lang w:val="en-GB"/>
        </w:rPr>
        <w:t>expressed in cm</w:t>
      </w:r>
      <w:r w:rsidRPr="004B135E">
        <w:rPr>
          <w:rFonts w:ascii="Times New Roman" w:hAnsi="Times New Roman"/>
          <w:vertAlign w:val="superscript"/>
          <w:lang w:val="en-GB"/>
        </w:rPr>
        <w:t>-1</w:t>
      </w:r>
      <w:r>
        <w:rPr>
          <w:rFonts w:ascii="Times New Roman" w:hAnsi="Times New Roman"/>
          <w:lang w:val="en-GB"/>
        </w:rPr>
        <w:t>).</w:t>
      </w:r>
    </w:p>
    <w:p w14:paraId="07F77ADC"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ins w:id="62"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ins w:id="63"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C310DA8" w14:textId="77777777" w:rsidR="004B135E" w:rsidRP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Pr>
          <w:rFonts w:ascii="Times New Roman" w:hAnsi="Times New Roman"/>
          <w:i/>
          <w:vertAlign w:val="subscript"/>
          <w:lang w:val="en-GB"/>
        </w:rPr>
        <w:t>S</w:t>
      </w:r>
      <w:proofErr w:type="spellEnd"/>
      <w:r>
        <w:rPr>
          <w:rFonts w:ascii="Times New Roman" w:hAnsi="Times New Roman"/>
          <w:lang w:val="en-GB"/>
        </w:rPr>
        <w:t xml:space="preserve"> is a stimulated emission term given by </w:t>
      </w:r>
      <m:oMath>
        <m:sSub>
          <m:sSubPr>
            <m:ctrlPr>
              <w:ins w:id="64"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ins w:id="65" w:author="Jo.Barstow" w:date="2023-07-13T12:06:00Z">
                <w:rPr>
                  <w:rFonts w:ascii="Cambria Math" w:hAnsi="Cambria Math"/>
                  <w:i/>
                  <w:lang w:val="en-GB"/>
                </w:rPr>
              </w:ins>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ins w:id="66" w:author="Jo.Barstow" w:date="2023-07-13T12:06:00Z">
                    <w:rPr>
                      <w:rFonts w:ascii="Cambria Math" w:hAnsi="Cambria Math"/>
                      <w:i/>
                      <w:lang w:val="en-GB"/>
                    </w:rPr>
                  </w:ins>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ins w:id="67" w:author="Jo.Barstow" w:date="2023-07-13T12:06:00Z">
                    <w:rPr>
                      <w:rFonts w:ascii="Cambria Math" w:hAnsi="Cambria Math"/>
                      <w:i/>
                      <w:lang w:val="en-GB"/>
                    </w:rPr>
                  </w:ins>
                </m:ctrlPr>
              </m:accPr>
              <m:e>
                <m:r>
                  <w:rPr>
                    <w:rFonts w:ascii="Cambria Math" w:hAnsi="Cambria Math"/>
                    <w:lang w:val="en-GB"/>
                  </w:rPr>
                  <m:t>ν</m:t>
                </m:r>
              </m:e>
            </m:acc>
            <m:r>
              <w:rPr>
                <w:rFonts w:ascii="Cambria Math" w:hAnsi="Cambria Math"/>
                <w:lang w:val="en-GB"/>
              </w:rPr>
              <m:t>/</m:t>
            </m:r>
            <m:sSub>
              <m:sSubPr>
                <m:ctrlPr>
                  <w:ins w:id="68"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ins w:id="69" w:author="Jo.Barstow" w:date="2023-07-13T12:06:00Z">
                <w:rPr>
                  <w:rFonts w:ascii="Cambria Math" w:hAnsi="Cambria Math"/>
                  <w:i/>
                  <w:lang w:val="en-GB"/>
                </w:rPr>
              </w:ins>
            </m:ctrlPr>
          </m:accPr>
          <m:e>
            <m:r>
              <w:rPr>
                <w:rFonts w:ascii="Cambria Math" w:hAnsi="Cambria Math"/>
                <w:lang w:val="en-GB"/>
              </w:rPr>
              <m:t>ν</m:t>
            </m:r>
          </m:e>
        </m:acc>
      </m:oMath>
      <w:r>
        <w:rPr>
          <w:rFonts w:ascii="Times New Roman" w:hAnsi="Times New Roman"/>
          <w:lang w:val="en-GB"/>
        </w:rPr>
        <w:t xml:space="preserve"> is the wavenumber of the line.</w:t>
      </w:r>
    </w:p>
    <w:p w14:paraId="40E5C7AA" w14:textId="77777777" w:rsidR="00FD2B15" w:rsidRDefault="00FD2B15" w:rsidP="00AF3822">
      <w:pPr>
        <w:rPr>
          <w:rFonts w:ascii="Times New Roman" w:hAnsi="Times New Roman"/>
          <w:b/>
          <w:lang w:val="en-GB"/>
        </w:rPr>
      </w:pPr>
    </w:p>
    <w:p w14:paraId="4A29923C"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7DBDA98" w14:textId="77777777" w:rsidR="00992A53" w:rsidRDefault="00992A53" w:rsidP="00AF3822">
      <w:pPr>
        <w:rPr>
          <w:rFonts w:ascii="Times New Roman" w:hAnsi="Times New Roman"/>
          <w:lang w:val="en-GB"/>
        </w:rPr>
      </w:pPr>
    </w:p>
    <w:p w14:paraId="085DC80C"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ins w:id="70" w:author="Jo.Barstow" w:date="2023-07-13T12:06:00Z">
                  <w:rPr>
                    <w:rFonts w:ascii="Cambria Math" w:hAnsi="Cambria Math"/>
                    <w:i/>
                    <w:lang w:val="en-GB"/>
                  </w:rPr>
                </w:ins>
              </m:ctrlPr>
            </m:dPr>
            <m:e>
              <m:r>
                <w:rPr>
                  <w:rFonts w:ascii="Cambria Math" w:hAnsi="Cambria Math"/>
                  <w:lang w:val="en-GB"/>
                </w:rPr>
                <m:t>T</m:t>
              </m:r>
            </m:e>
          </m:d>
          <m:r>
            <w:rPr>
              <w:rFonts w:ascii="Cambria Math" w:hAnsi="Cambria Math"/>
              <w:lang w:val="en-GB"/>
            </w:rPr>
            <m:t>=</m:t>
          </m:r>
          <m:sSub>
            <m:sSubPr>
              <m:ctrlPr>
                <w:ins w:id="71"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ins w:id="72"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ins w:id="73"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2</m:t>
              </m:r>
            </m:sub>
          </m:sSub>
          <m:sSup>
            <m:sSupPr>
              <m:ctrlPr>
                <w:ins w:id="74" w:author="Jo.Barstow" w:date="2023-07-13T12:06:00Z">
                  <w:rPr>
                    <w:rFonts w:ascii="Cambria Math" w:hAnsi="Cambria Math"/>
                    <w:i/>
                    <w:lang w:val="en-GB"/>
                  </w:rPr>
                </w:ins>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ins w:id="75"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3</m:t>
              </m:r>
            </m:sub>
          </m:sSub>
          <m:sSup>
            <m:sSupPr>
              <m:ctrlPr>
                <w:ins w:id="76" w:author="Jo.Barstow" w:date="2023-07-13T12:06:00Z">
                  <w:rPr>
                    <w:rFonts w:ascii="Cambria Math" w:hAnsi="Cambria Math"/>
                    <w:i/>
                    <w:lang w:val="en-GB"/>
                  </w:rPr>
                </w:ins>
              </m:ctrlPr>
            </m:sSupPr>
            <m:e>
              <m:r>
                <w:rPr>
                  <w:rFonts w:ascii="Cambria Math" w:hAnsi="Cambria Math"/>
                  <w:lang w:val="en-GB"/>
                </w:rPr>
                <m:t>T</m:t>
              </m:r>
            </m:e>
            <m:sup>
              <m:r>
                <w:rPr>
                  <w:rFonts w:ascii="Cambria Math" w:hAnsi="Cambria Math"/>
                  <w:lang w:val="en-GB"/>
                </w:rPr>
                <m:t>3</m:t>
              </m:r>
            </m:sup>
          </m:sSup>
        </m:oMath>
      </m:oMathPara>
    </w:p>
    <w:p w14:paraId="10D02B23" w14:textId="77777777" w:rsidR="00992A53" w:rsidRDefault="00992A53" w:rsidP="00992A53">
      <w:pPr>
        <w:jc w:val="center"/>
        <w:rPr>
          <w:rFonts w:ascii="Times New Roman" w:hAnsi="Times New Roman"/>
          <w:lang w:val="en-GB"/>
        </w:rPr>
      </w:pPr>
    </w:p>
    <w:p w14:paraId="1D1388BA"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w:t>
      </w:r>
      <w:proofErr w:type="gramStart"/>
      <w:r w:rsidR="00FA3D96">
        <w:rPr>
          <w:rFonts w:ascii="Times New Roman" w:hAnsi="Times New Roman"/>
          <w:lang w:val="en-GB"/>
        </w:rPr>
        <w:t>ranges, but</w:t>
      </w:r>
      <w:proofErr w:type="gramEnd"/>
      <w:r w:rsidR="00FA3D96">
        <w:rPr>
          <w:rFonts w:ascii="Times New Roman" w:hAnsi="Times New Roman"/>
          <w:lang w:val="en-GB"/>
        </w:rPr>
        <w:t xml:space="preserve"> can quickly diverge at temperatures outside the normal range, even leading to negative partition functions. Modelling extrasolar planets, whose temperatures can far exceed those for which the polynomials are valid can be extremely problematic </w:t>
      </w:r>
      <w:proofErr w:type="gramStart"/>
      <w:r w:rsidR="00FA3D96">
        <w:rPr>
          <w:rFonts w:ascii="Times New Roman" w:hAnsi="Times New Roman"/>
          <w:lang w:val="en-GB"/>
        </w:rPr>
        <w:t>and in this case,</w:t>
      </w:r>
      <w:proofErr w:type="gramEnd"/>
      <w:r w:rsidR="00FA3D96">
        <w:rPr>
          <w:rFonts w:ascii="Times New Roman" w:hAnsi="Times New Roman"/>
          <w:lang w:val="en-GB"/>
        </w:rPr>
        <w:t xml:space="preserv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11710517" w14:textId="77777777" w:rsidR="0015207B" w:rsidRDefault="0015207B" w:rsidP="00992A53">
      <w:pPr>
        <w:ind w:firstLine="567"/>
        <w:rPr>
          <w:rFonts w:ascii="Times New Roman" w:hAnsi="Times New Roman"/>
          <w:lang w:val="en-GB"/>
        </w:rPr>
      </w:pPr>
    </w:p>
    <w:p w14:paraId="37DCFBB4" w14:textId="77777777" w:rsidR="0015207B" w:rsidRDefault="0015207B" w:rsidP="00992A53">
      <w:pPr>
        <w:ind w:firstLine="567"/>
        <w:rPr>
          <w:rFonts w:ascii="Times New Roman" w:hAnsi="Times New Roman"/>
          <w:lang w:val="en-GB"/>
        </w:rPr>
      </w:pPr>
    </w:p>
    <w:p w14:paraId="33B0F2A5" w14:textId="77777777" w:rsidR="0015207B" w:rsidRDefault="0015207B" w:rsidP="00992A53">
      <w:pPr>
        <w:ind w:firstLine="567"/>
        <w:rPr>
          <w:rFonts w:ascii="Times New Roman" w:hAnsi="Times New Roman"/>
          <w:lang w:val="en-GB"/>
        </w:rPr>
      </w:pPr>
    </w:p>
    <w:p w14:paraId="26597E02" w14:textId="77777777" w:rsidR="0015207B" w:rsidRDefault="0015207B" w:rsidP="00992A53">
      <w:pPr>
        <w:ind w:firstLine="567"/>
        <w:rPr>
          <w:rFonts w:ascii="Times New Roman" w:hAnsi="Times New Roman"/>
          <w:lang w:val="en-GB"/>
        </w:rPr>
      </w:pPr>
    </w:p>
    <w:p w14:paraId="5243D2F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F00349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xml:space="preserve">! Number of gases for which data exist in </w:t>
      </w:r>
      <w:proofErr w:type="gramStart"/>
      <w:r>
        <w:rPr>
          <w:rFonts w:ascii="Times New Roman" w:hAnsi="Times New Roman"/>
          <w:lang w:val="en-GB"/>
        </w:rPr>
        <w:t>table</w:t>
      </w:r>
      <w:proofErr w:type="gramEnd"/>
    </w:p>
    <w:p w14:paraId="15EDE11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w:t>
      </w:r>
      <w:proofErr w:type="gramStart"/>
      <w:r>
        <w:rPr>
          <w:rFonts w:ascii="Times New Roman" w:hAnsi="Times New Roman"/>
          <w:lang w:val="en-GB"/>
        </w:rPr>
        <w:t>),ISOEXTRA</w:t>
      </w:r>
      <w:proofErr w:type="gramEnd"/>
      <w:r>
        <w:rPr>
          <w:rFonts w:ascii="Times New Roman" w:hAnsi="Times New Roman"/>
          <w:lang w:val="en-GB"/>
        </w:rPr>
        <w:t>(1)</w:t>
      </w:r>
      <w:r>
        <w:rPr>
          <w:rFonts w:ascii="Times New Roman" w:hAnsi="Times New Roman"/>
          <w:lang w:val="en-GB"/>
        </w:rPr>
        <w:tab/>
        <w:t>! ID, ISO of gases listed. ISOEXTRA(I)=0 is allowed.</w:t>
      </w:r>
    </w:p>
    <w:p w14:paraId="61E1FD1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35B70FE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w:t>
      </w:r>
      <w:proofErr w:type="gramStart"/>
      <w:r>
        <w:rPr>
          <w:rFonts w:ascii="Times New Roman" w:hAnsi="Times New Roman"/>
          <w:lang w:val="en-GB"/>
        </w:rPr>
        <w:t>),ISOEXTRA</w:t>
      </w:r>
      <w:proofErr w:type="gramEnd"/>
      <w:r>
        <w:rPr>
          <w:rFonts w:ascii="Times New Roman" w:hAnsi="Times New Roman"/>
          <w:lang w:val="en-GB"/>
        </w:rPr>
        <w:t>(NPARTEXTRA)</w:t>
      </w:r>
    </w:p>
    <w:p w14:paraId="4AE9113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A473D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4A12509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3BAAE4C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616C4E3"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1,NTAB</w:t>
      </w:r>
      <w:proofErr w:type="gramEnd"/>
      <w:r>
        <w:rPr>
          <w:rFonts w:ascii="Times New Roman" w:hAnsi="Times New Roman"/>
          <w:lang w:val="en-GB"/>
        </w:rPr>
        <w:t>(1)),PARTF(1,NTAB(1))</w:t>
      </w:r>
    </w:p>
    <w:p w14:paraId="528C0D3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1E394C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72D0618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3F3B395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E136D4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2,NTAB</w:t>
      </w:r>
      <w:proofErr w:type="gramEnd"/>
      <w:r>
        <w:rPr>
          <w:rFonts w:ascii="Times New Roman" w:hAnsi="Times New Roman"/>
          <w:lang w:val="en-GB"/>
        </w:rPr>
        <w:t>(2)),PARTF(2,NTAB(2))</w:t>
      </w:r>
    </w:p>
    <w:p w14:paraId="2A5469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0363275D" w14:textId="77777777" w:rsidR="00FA3D96" w:rsidRDefault="00FA3D96" w:rsidP="00AF3822">
      <w:pPr>
        <w:rPr>
          <w:rFonts w:ascii="Times New Roman" w:hAnsi="Times New Roman"/>
          <w:lang w:val="en-GB"/>
        </w:rPr>
      </w:pPr>
    </w:p>
    <w:p w14:paraId="0DE9D1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ote that PARTF(</w:t>
      </w:r>
      <w:proofErr w:type="gramStart"/>
      <w:r w:rsidR="00FA3D96">
        <w:rPr>
          <w:rFonts w:ascii="Times New Roman" w:hAnsi="Times New Roman"/>
          <w:lang w:val="en-GB"/>
        </w:rPr>
        <w:t>I,J</w:t>
      </w:r>
      <w:proofErr w:type="gramEnd"/>
      <w:r w:rsidR="00FA3D96">
        <w:rPr>
          <w:rFonts w:ascii="Times New Roman" w:hAnsi="Times New Roman"/>
          <w:lang w:val="en-GB"/>
        </w:rPr>
        <w:t xml:space="preserve">)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5E050D3A" w14:textId="77777777" w:rsidR="00097429" w:rsidRDefault="00097429" w:rsidP="00AF3822">
      <w:pPr>
        <w:rPr>
          <w:rFonts w:ascii="Times New Roman" w:hAnsi="Times New Roman"/>
          <w:lang w:val="en-GB"/>
        </w:rPr>
      </w:pPr>
    </w:p>
    <w:p w14:paraId="02D94470" w14:textId="77777777" w:rsidR="00097429" w:rsidRDefault="00097429" w:rsidP="00AF3822">
      <w:pPr>
        <w:rPr>
          <w:rFonts w:ascii="Times New Roman" w:hAnsi="Times New Roman"/>
          <w:lang w:val="en-GB"/>
        </w:rPr>
      </w:pPr>
      <w:r>
        <w:rPr>
          <w:rFonts w:ascii="Times New Roman" w:hAnsi="Times New Roman"/>
          <w:lang w:val="en-GB"/>
        </w:rPr>
        <w:t xml:space="preserve">The most recent releases of HITRAN (2012, 2016) contain tabulated partition functions for all gases included and no longer provide cubic polynomial coefficients. Hence these now </w:t>
      </w:r>
      <w:proofErr w:type="gramStart"/>
      <w:r>
        <w:rPr>
          <w:rFonts w:ascii="Times New Roman" w:hAnsi="Times New Roman"/>
          <w:lang w:val="en-GB"/>
        </w:rPr>
        <w:t>have to</w:t>
      </w:r>
      <w:proofErr w:type="gramEnd"/>
      <w:r>
        <w:rPr>
          <w:rFonts w:ascii="Times New Roman" w:hAnsi="Times New Roman"/>
          <w:lang w:val="en-GB"/>
        </w:rPr>
        <w:t xml:space="preserve"> be created offline by us. It’s quite a faff. We need to </w:t>
      </w:r>
      <w:proofErr w:type="gramStart"/>
      <w:r>
        <w:rPr>
          <w:rFonts w:ascii="Times New Roman" w:hAnsi="Times New Roman"/>
          <w:lang w:val="en-GB"/>
        </w:rPr>
        <w:t>updated</w:t>
      </w:r>
      <w:proofErr w:type="gramEnd"/>
      <w:r>
        <w:rPr>
          <w:rFonts w:ascii="Times New Roman" w:hAnsi="Times New Roman"/>
          <w:lang w:val="en-GB"/>
        </w:rPr>
        <w:t xml:space="preserve"> the code to use the new partition functions directly – probably by a new definition of a partition function file.</w:t>
      </w:r>
    </w:p>
    <w:p w14:paraId="64233269" w14:textId="77777777" w:rsidR="00992A53" w:rsidRPr="00356F9E" w:rsidRDefault="00992A53" w:rsidP="00AF3822">
      <w:pPr>
        <w:rPr>
          <w:rFonts w:ascii="Times New Roman" w:hAnsi="Times New Roman"/>
          <w:lang w:val="en-GB"/>
        </w:rPr>
      </w:pPr>
    </w:p>
    <w:p w14:paraId="3551C90E" w14:textId="77777777" w:rsidR="00AF3822" w:rsidRPr="005C667E" w:rsidRDefault="00AF3822" w:rsidP="00AF3822">
      <w:pPr>
        <w:outlineLvl w:val="1"/>
        <w:rPr>
          <w:rFonts w:ascii="Times New Roman" w:hAnsi="Times New Roman"/>
          <w:b/>
          <w:lang w:val="en-GB"/>
        </w:rPr>
      </w:pPr>
      <w:bookmarkStart w:id="77" w:name="_Toc66107576"/>
      <w:r>
        <w:rPr>
          <w:rFonts w:ascii="Times New Roman" w:hAnsi="Times New Roman"/>
          <w:b/>
          <w:lang w:val="en-GB"/>
        </w:rPr>
        <w:t>7</w:t>
      </w:r>
      <w:r w:rsidRPr="005C667E">
        <w:rPr>
          <w:rFonts w:ascii="Times New Roman" w:hAnsi="Times New Roman"/>
          <w:b/>
          <w:lang w:val="en-GB"/>
        </w:rPr>
        <w:t>.2 Band Data</w:t>
      </w:r>
      <w:bookmarkEnd w:id="77"/>
    </w:p>
    <w:p w14:paraId="1D9ADF93" w14:textId="77777777" w:rsidR="00AF3822" w:rsidRPr="005C667E" w:rsidRDefault="00AF3822" w:rsidP="00AF3822">
      <w:pPr>
        <w:rPr>
          <w:rFonts w:ascii="Times New Roman" w:hAnsi="Times New Roman"/>
          <w:b/>
          <w:lang w:val="en-GB"/>
        </w:rPr>
      </w:pPr>
    </w:p>
    <w:p w14:paraId="597FDACD"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8F9C07E" w14:textId="77777777" w:rsidR="00AF3822" w:rsidRPr="005C667E" w:rsidRDefault="00AF3822" w:rsidP="00AF3822">
      <w:pPr>
        <w:rPr>
          <w:rFonts w:ascii="Times New Roman" w:hAnsi="Times New Roman"/>
          <w:lang w:val="en-GB"/>
        </w:rPr>
      </w:pPr>
    </w:p>
    <w:p w14:paraId="405A6955" w14:textId="77777777" w:rsidR="00AF3822" w:rsidRDefault="00AF3822" w:rsidP="00AF3822">
      <w:pPr>
        <w:rPr>
          <w:rFonts w:ascii="Times New Roman" w:hAnsi="Times New Roman"/>
          <w:lang w:val="en-GB"/>
        </w:rPr>
      </w:pPr>
      <w:r w:rsidRPr="005C667E">
        <w:rPr>
          <w:rFonts w:ascii="Times New Roman" w:hAnsi="Times New Roman"/>
          <w:lang w:val="en-GB"/>
        </w:rPr>
        <w:t xml:space="preserve">A typical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6787A743" w14:textId="77777777" w:rsidR="0015207B" w:rsidRDefault="0015207B" w:rsidP="00AF3822">
      <w:pPr>
        <w:rPr>
          <w:rFonts w:ascii="Times New Roman" w:hAnsi="Times New Roman"/>
          <w:lang w:val="en-GB"/>
        </w:rPr>
      </w:pPr>
    </w:p>
    <w:p w14:paraId="5A2896D2" w14:textId="77777777" w:rsidR="0015207B" w:rsidRDefault="0015207B" w:rsidP="00AF3822">
      <w:pPr>
        <w:rPr>
          <w:rFonts w:ascii="Times New Roman" w:hAnsi="Times New Roman"/>
          <w:lang w:val="en-GB"/>
        </w:rPr>
      </w:pPr>
    </w:p>
    <w:p w14:paraId="622EDC31" w14:textId="77777777" w:rsidR="0015207B" w:rsidRDefault="0015207B" w:rsidP="00AF3822">
      <w:pPr>
        <w:rPr>
          <w:rFonts w:ascii="Times New Roman" w:hAnsi="Times New Roman"/>
          <w:lang w:val="en-GB"/>
        </w:rPr>
      </w:pPr>
    </w:p>
    <w:p w14:paraId="3AC21ED7" w14:textId="77777777" w:rsidR="0015207B" w:rsidRDefault="0015207B" w:rsidP="00AF3822">
      <w:pPr>
        <w:rPr>
          <w:rFonts w:ascii="Times New Roman" w:hAnsi="Times New Roman"/>
          <w:lang w:val="en-GB"/>
        </w:rPr>
      </w:pPr>
    </w:p>
    <w:p w14:paraId="4425EC2E" w14:textId="77777777" w:rsidR="0015207B" w:rsidRDefault="0015207B" w:rsidP="00AF3822">
      <w:pPr>
        <w:rPr>
          <w:rFonts w:ascii="Times New Roman" w:hAnsi="Times New Roman"/>
          <w:lang w:val="en-GB"/>
        </w:rPr>
      </w:pPr>
    </w:p>
    <w:p w14:paraId="7DE284E3" w14:textId="77777777" w:rsidR="0015207B" w:rsidRDefault="0015207B" w:rsidP="00AF3822">
      <w:pPr>
        <w:rPr>
          <w:rFonts w:ascii="Times New Roman" w:hAnsi="Times New Roman"/>
          <w:lang w:val="en-GB"/>
        </w:rPr>
      </w:pPr>
    </w:p>
    <w:p w14:paraId="7610F30B" w14:textId="77777777" w:rsidR="0015207B" w:rsidRDefault="0015207B" w:rsidP="00AF3822">
      <w:pPr>
        <w:rPr>
          <w:rFonts w:ascii="Times New Roman" w:hAnsi="Times New Roman"/>
          <w:lang w:val="en-GB"/>
        </w:rPr>
      </w:pPr>
    </w:p>
    <w:p w14:paraId="0348F37F" w14:textId="77777777" w:rsidR="0015207B" w:rsidRDefault="0015207B" w:rsidP="00AF3822">
      <w:pPr>
        <w:rPr>
          <w:rFonts w:ascii="Times New Roman" w:hAnsi="Times New Roman"/>
          <w:lang w:val="en-GB"/>
        </w:rPr>
      </w:pPr>
    </w:p>
    <w:p w14:paraId="20B2046A" w14:textId="77777777" w:rsidR="0015207B" w:rsidRDefault="0015207B" w:rsidP="00AF3822">
      <w:pPr>
        <w:rPr>
          <w:rFonts w:ascii="Times New Roman" w:hAnsi="Times New Roman"/>
          <w:lang w:val="en-GB"/>
        </w:rPr>
      </w:pPr>
    </w:p>
    <w:p w14:paraId="68600F9A" w14:textId="77777777" w:rsidR="0015207B" w:rsidRDefault="0015207B" w:rsidP="00AF3822">
      <w:pPr>
        <w:rPr>
          <w:rFonts w:ascii="Times New Roman" w:hAnsi="Times New Roman"/>
          <w:lang w:val="en-GB"/>
        </w:rPr>
      </w:pPr>
    </w:p>
    <w:p w14:paraId="48438786" w14:textId="77777777" w:rsidR="0015207B" w:rsidRDefault="0015207B" w:rsidP="00AF3822">
      <w:pPr>
        <w:rPr>
          <w:rFonts w:ascii="Times New Roman" w:hAnsi="Times New Roman"/>
          <w:lang w:val="en-GB"/>
        </w:rPr>
      </w:pPr>
    </w:p>
    <w:p w14:paraId="61B2EDD4" w14:textId="77777777" w:rsidR="0015207B" w:rsidRDefault="0015207B" w:rsidP="00AF3822">
      <w:pPr>
        <w:rPr>
          <w:rFonts w:ascii="Times New Roman" w:hAnsi="Times New Roman"/>
          <w:lang w:val="en-GB"/>
        </w:rPr>
      </w:pPr>
    </w:p>
    <w:p w14:paraId="285AC92A" w14:textId="77777777" w:rsidR="0015207B" w:rsidRDefault="0015207B" w:rsidP="00AF3822">
      <w:pPr>
        <w:rPr>
          <w:rFonts w:ascii="Times New Roman" w:hAnsi="Times New Roman"/>
          <w:lang w:val="en-GB"/>
        </w:rPr>
      </w:pPr>
    </w:p>
    <w:p w14:paraId="3DE4205B" w14:textId="77777777" w:rsidR="0015207B" w:rsidRPr="005C667E" w:rsidRDefault="0015207B" w:rsidP="00AF3822">
      <w:pPr>
        <w:rPr>
          <w:rFonts w:ascii="Times New Roman" w:hAnsi="Times New Roman"/>
          <w:lang w:val="en-GB"/>
        </w:rPr>
      </w:pPr>
    </w:p>
    <w:p w14:paraId="73BA2390" w14:textId="77777777" w:rsidR="00AF3822" w:rsidRPr="005C667E" w:rsidRDefault="00AF3822" w:rsidP="00AF3822">
      <w:pPr>
        <w:rPr>
          <w:rFonts w:ascii="Times New Roman" w:hAnsi="Times New Roman"/>
          <w:lang w:val="en-GB"/>
        </w:rPr>
      </w:pPr>
    </w:p>
    <w:p w14:paraId="46F34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E5FDB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3E803E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58D7BA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6714F0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295D3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779187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251153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24CF4A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3F5AAE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14ECC8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5AC31E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0A7A7E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84CF15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 xml:space="preserve">VMIN </w:t>
      </w:r>
      <w:proofErr w:type="gramStart"/>
      <w:r w:rsidRPr="001A7BF3">
        <w:rPr>
          <w:rFonts w:ascii="Times New Roman" w:hAnsi="Times New Roman"/>
          <w:sz w:val="18"/>
          <w:lang w:val="de-DE"/>
        </w:rPr>
        <w:t>=  1800.00</w:t>
      </w:r>
      <w:proofErr w:type="gramEnd"/>
    </w:p>
    <w:p w14:paraId="5AD3A9D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0527740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559AD8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075792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25B5666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6  1</w:t>
      </w:r>
    </w:p>
    <w:p w14:paraId="3B26F8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11  0</w:t>
      </w:r>
    </w:p>
    <w:p w14:paraId="612699B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6  3</w:t>
      </w:r>
    </w:p>
    <w:p w14:paraId="20E2FFD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28  0</w:t>
      </w:r>
    </w:p>
    <w:p w14:paraId="3F7E454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33  0</w:t>
      </w:r>
    </w:p>
    <w:p w14:paraId="6A33C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5E6CF2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4983A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2F16B6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r w:rsidRPr="005C667E">
        <w:rPr>
          <w:rFonts w:ascii="Times New Roman" w:hAnsi="Times New Roman"/>
          <w:sz w:val="18"/>
          <w:lang w:val="en-GB"/>
        </w:rPr>
        <w:t>Kv</w:t>
      </w:r>
      <w:proofErr w:type="spellEnd"/>
      <w:r w:rsidRPr="005C667E">
        <w:rPr>
          <w:rFonts w:ascii="Times New Roman" w:hAnsi="Times New Roman"/>
          <w:sz w:val="18"/>
          <w:lang w:val="en-GB"/>
        </w:rPr>
        <w:t>(T0)    delta/AD0      y0           El       SFB</w:t>
      </w:r>
    </w:p>
    <w:p w14:paraId="15758E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59F5FD5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4D05AD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6DD09F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7779B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13F3D9ED" w14:textId="77777777" w:rsidR="00AF3822" w:rsidRPr="005C667E" w:rsidRDefault="00AF3822" w:rsidP="00AF3822">
      <w:pPr>
        <w:rPr>
          <w:rFonts w:ascii="Times New Roman" w:hAnsi="Times New Roman"/>
          <w:lang w:val="en-GB"/>
        </w:rPr>
      </w:pPr>
    </w:p>
    <w:p w14:paraId="0CFC19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3E699ED5" w14:textId="77777777" w:rsidR="00AF3822" w:rsidRPr="005C667E" w:rsidRDefault="00AF3822" w:rsidP="00AF3822">
      <w:pPr>
        <w:rPr>
          <w:rFonts w:ascii="Times New Roman" w:hAnsi="Times New Roman"/>
          <w:lang w:val="en-GB"/>
        </w:rPr>
      </w:pPr>
    </w:p>
    <w:p w14:paraId="74FF18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795B355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6234AFE6" wp14:editId="1A4CFC86">
            <wp:extent cx="148590" cy="16700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16805EB9" wp14:editId="55BEA1F8">
            <wp:extent cx="234950" cy="16700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2"/>
          <w:lang w:val="en-GB"/>
        </w:rPr>
        <w:drawing>
          <wp:inline distT="0" distB="0" distL="0" distR="0" wp14:anchorId="0D587ADE" wp14:editId="166E4CF9">
            <wp:extent cx="432435" cy="23495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8"/>
          <w:lang w:val="en-GB"/>
        </w:rPr>
        <w:drawing>
          <wp:inline distT="0" distB="0" distL="0" distR="0" wp14:anchorId="208BBA62" wp14:editId="2B7A17D8">
            <wp:extent cx="432435" cy="203835"/>
            <wp:effectExtent l="0" t="0" r="0" b="0"/>
            <wp:docPr id="1"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0"/>
          <w:lang w:val="en-GB"/>
        </w:rPr>
        <w:drawing>
          <wp:inline distT="0" distB="0" distL="0" distR="0" wp14:anchorId="05F195EF" wp14:editId="2011AAD9">
            <wp:extent cx="154305" cy="18542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4305" cy="185420"/>
                    </a:xfrm>
                    <a:prstGeom prst="rect">
                      <a:avLst/>
                    </a:prstGeom>
                    <a:noFill/>
                    <a:ln>
                      <a:noFill/>
                    </a:ln>
                  </pic:spPr>
                </pic:pic>
              </a:graphicData>
            </a:graphic>
          </wp:inline>
        </w:drawing>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3B1A6B2D"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F8E8113"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60D40313" wp14:editId="4086CB3D">
            <wp:extent cx="148590" cy="167005"/>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00AF3822" w:rsidRPr="005C667E">
        <w:rPr>
          <w:rFonts w:ascii="Times New Roman" w:hAnsi="Times New Roman"/>
          <w:lang w:val="en-GB"/>
        </w:rPr>
        <w:t xml:space="preserve"> is the central wavenumber of the </w:t>
      </w:r>
      <w:proofErr w:type="gramStart"/>
      <w:r w:rsidR="00AF3822" w:rsidRPr="005C667E">
        <w:rPr>
          <w:rFonts w:ascii="Times New Roman" w:hAnsi="Times New Roman"/>
          <w:lang w:val="en-GB"/>
        </w:rPr>
        <w:t>bin</w:t>
      </w:r>
      <w:proofErr w:type="gramEnd"/>
    </w:p>
    <w:p w14:paraId="18FAAD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0E2FCD1D" wp14:editId="5ADC7EDE">
            <wp:extent cx="234950" cy="16700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00AF3822" w:rsidRPr="005C667E">
        <w:rPr>
          <w:rFonts w:ascii="Times New Roman" w:hAnsi="Times New Roman"/>
          <w:lang w:val="en-GB"/>
        </w:rPr>
        <w:t xml:space="preserve"> is the width of the bin in </w:t>
      </w:r>
      <w:proofErr w:type="gramStart"/>
      <w:r w:rsidR="00AF3822" w:rsidRPr="005C667E">
        <w:rPr>
          <w:rFonts w:ascii="Times New Roman" w:hAnsi="Times New Roman"/>
          <w:lang w:val="en-GB"/>
        </w:rPr>
        <w:t>wavenumbers</w:t>
      </w:r>
      <w:proofErr w:type="gramEnd"/>
    </w:p>
    <w:p w14:paraId="63CD2B47"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2"/>
          <w:lang w:val="en-GB"/>
        </w:rPr>
        <w:drawing>
          <wp:inline distT="0" distB="0" distL="0" distR="0" wp14:anchorId="57FBE05E" wp14:editId="74DB4831">
            <wp:extent cx="432435" cy="23495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noProof/>
          <w:position w:val="-2"/>
          <w:lang w:val="en-GB"/>
        </w:rPr>
        <w:drawing>
          <wp:inline distT="0" distB="0" distL="0" distR="0" wp14:anchorId="1B6D7C09" wp14:editId="523C1F0A">
            <wp:extent cx="148590" cy="14859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AF3822" w:rsidRPr="005C667E">
        <w:rPr>
          <w:rFonts w:ascii="Times New Roman" w:hAnsi="Times New Roman"/>
          <w:lang w:val="en-GB"/>
        </w:rPr>
        <w:t xml:space="preserve"> the mean absorption coefficient at </w:t>
      </w:r>
      <w:r>
        <w:rPr>
          <w:rFonts w:ascii="Times New Roman" w:hAnsi="Times New Roman"/>
          <w:noProof/>
          <w:position w:val="-10"/>
          <w:lang w:val="en-GB"/>
        </w:rPr>
        <w:drawing>
          <wp:inline distT="0" distB="0" distL="0" distR="0" wp14:anchorId="677F9E31" wp14:editId="25E4BCA8">
            <wp:extent cx="167005" cy="18542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51022A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5326405D" wp14:editId="7D8006A0">
            <wp:extent cx="432435" cy="203835"/>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00AF3822" w:rsidRPr="005C667E">
        <w:rPr>
          <w:rFonts w:ascii="Times New Roman" w:hAnsi="Times New Roman"/>
          <w:lang w:val="en-GB"/>
        </w:rPr>
        <w:t xml:space="preserve"> is the mean line spacing </w:t>
      </w:r>
      <w:r>
        <w:rPr>
          <w:rFonts w:ascii="Times New Roman" w:hAnsi="Times New Roman"/>
          <w:noProof/>
          <w:position w:val="-4"/>
          <w:lang w:val="en-GB"/>
        </w:rPr>
        <w:drawing>
          <wp:inline distT="0" distB="0" distL="0" distR="0" wp14:anchorId="338B15F9" wp14:editId="79D6B005">
            <wp:extent cx="148590" cy="15430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 cy="154305"/>
                    </a:xfrm>
                    <a:prstGeom prst="rect">
                      <a:avLst/>
                    </a:prstGeom>
                    <a:noFill/>
                    <a:ln>
                      <a:noFill/>
                    </a:ln>
                  </pic:spPr>
                </pic:pic>
              </a:graphicData>
            </a:graphic>
          </wp:inline>
        </w:drawing>
      </w:r>
      <w:r w:rsidR="00AF3822" w:rsidRPr="005C667E">
        <w:rPr>
          <w:rFonts w:ascii="Times New Roman" w:hAnsi="Times New Roman"/>
          <w:lang w:val="en-GB"/>
        </w:rPr>
        <w:t xml:space="preserve"> over the mean Doppler width coefficient </w:t>
      </w:r>
      <w:r>
        <w:rPr>
          <w:rFonts w:ascii="Times New Roman" w:hAnsi="Times New Roman"/>
          <w:noProof/>
          <w:position w:val="-8"/>
          <w:lang w:val="en-GB"/>
        </w:rPr>
        <w:drawing>
          <wp:inline distT="0" distB="0" distL="0" distR="0" wp14:anchorId="3C2BA35B" wp14:editId="7126B77E">
            <wp:extent cx="203835" cy="203835"/>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w:t>
      </w:r>
    </w:p>
    <w:p w14:paraId="5B13CD5F"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0"/>
          <w:lang w:val="en-GB"/>
        </w:rPr>
        <w:drawing>
          <wp:inline distT="0" distB="0" distL="0" distR="0" wp14:anchorId="755A4A04" wp14:editId="23D6755D">
            <wp:extent cx="765810" cy="23495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5810" cy="234950"/>
                    </a:xfrm>
                    <a:prstGeom prst="rect">
                      <a:avLst/>
                    </a:prstGeom>
                    <a:noFill/>
                    <a:ln>
                      <a:noFill/>
                    </a:ln>
                  </pic:spPr>
                </pic:pic>
              </a:graphicData>
            </a:graphic>
          </wp:inline>
        </w:drawing>
      </w:r>
      <w:r w:rsidR="00AF3822" w:rsidRPr="005C667E">
        <w:rPr>
          <w:rFonts w:ascii="Times New Roman" w:hAnsi="Times New Roman"/>
          <w:lang w:val="en-GB"/>
        </w:rPr>
        <w:t xml:space="preserve"> is the mean self-broadened Lorentz width at </w:t>
      </w:r>
      <w:r>
        <w:rPr>
          <w:rFonts w:ascii="Times New Roman" w:hAnsi="Times New Roman"/>
          <w:noProof/>
          <w:position w:val="-10"/>
          <w:lang w:val="en-GB"/>
        </w:rPr>
        <w:drawing>
          <wp:inline distT="0" distB="0" distL="0" distR="0" wp14:anchorId="756138A3" wp14:editId="2DC6CCD6">
            <wp:extent cx="167005" cy="18542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w:t>
      </w:r>
      <w:r>
        <w:rPr>
          <w:rFonts w:ascii="Times New Roman" w:hAnsi="Times New Roman"/>
          <w:noProof/>
          <w:position w:val="-10"/>
          <w:lang w:val="en-GB"/>
        </w:rPr>
        <w:drawing>
          <wp:inline distT="0" distB="0" distL="0" distR="0" wp14:anchorId="3EACFEE4" wp14:editId="0DBB3FCE">
            <wp:extent cx="185420" cy="18542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over the mean doppler width coefficient.</w:t>
      </w:r>
    </w:p>
    <w:p w14:paraId="21BAAC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w:t>
      </w:r>
      <w:proofErr w:type="gramStart"/>
      <w:r w:rsidRPr="005C667E">
        <w:rPr>
          <w:rFonts w:ascii="Times New Roman" w:hAnsi="Times New Roman"/>
          <w:lang w:val="en-GB"/>
        </w:rPr>
        <w:t>cm</w:t>
      </w:r>
      <w:r w:rsidRPr="005C667E">
        <w:rPr>
          <w:rFonts w:ascii="Times New Roman" w:hAnsi="Times New Roman"/>
          <w:position w:val="6"/>
          <w:sz w:val="20"/>
          <w:lang w:val="en-GB"/>
        </w:rPr>
        <w:t>-1</w:t>
      </w:r>
      <w:proofErr w:type="gramEnd"/>
      <w:r w:rsidRPr="005C667E">
        <w:rPr>
          <w:rFonts w:ascii="Times New Roman" w:hAnsi="Times New Roman"/>
          <w:lang w:val="en-GB"/>
        </w:rPr>
        <w:t>)</w:t>
      </w:r>
    </w:p>
    <w:p w14:paraId="11786F1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54497401"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638B868B" wp14:editId="7AB571FC">
            <wp:extent cx="203835" cy="203835"/>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noProof/>
          <w:position w:val="-8"/>
          <w:lang w:val="en-GB"/>
        </w:rPr>
        <w:drawing>
          <wp:inline distT="0" distB="0" distL="0" distR="0" wp14:anchorId="1DE2DB8B" wp14:editId="230D14E0">
            <wp:extent cx="765810" cy="203835"/>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5810" cy="203835"/>
                    </a:xfrm>
                    <a:prstGeom prst="rect">
                      <a:avLst/>
                    </a:prstGeom>
                    <a:noFill/>
                    <a:ln>
                      <a:noFill/>
                    </a:ln>
                  </pic:spPr>
                </pic:pic>
              </a:graphicData>
            </a:graphic>
          </wp:inline>
        </w:drawing>
      </w:r>
    </w:p>
    <w:p w14:paraId="20F4373C" w14:textId="77777777" w:rsidR="00AF3822" w:rsidRPr="005C667E" w:rsidRDefault="00AF3822" w:rsidP="00AF3822">
      <w:pPr>
        <w:rPr>
          <w:rFonts w:ascii="Times New Roman" w:hAnsi="Times New Roman"/>
          <w:lang w:val="en-GB"/>
        </w:rPr>
      </w:pPr>
    </w:p>
    <w:p w14:paraId="53F7CFB6" w14:textId="77777777" w:rsidR="0015207B" w:rsidRDefault="0015207B" w:rsidP="00AF3822">
      <w:pPr>
        <w:rPr>
          <w:rFonts w:ascii="Times New Roman" w:hAnsi="Times New Roman"/>
          <w:lang w:val="en-GB"/>
        </w:rPr>
      </w:pPr>
    </w:p>
    <w:p w14:paraId="64E86DEE" w14:textId="77777777" w:rsidR="0015207B" w:rsidRDefault="0015207B" w:rsidP="00AF3822">
      <w:pPr>
        <w:rPr>
          <w:rFonts w:ascii="Times New Roman" w:hAnsi="Times New Roman"/>
          <w:lang w:val="en-GB"/>
        </w:rPr>
      </w:pPr>
    </w:p>
    <w:p w14:paraId="43CE241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564C78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4EC60B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1EAF788F" w14:textId="77777777" w:rsidR="00AF3822" w:rsidRPr="005C667E" w:rsidRDefault="00AF3822" w:rsidP="00AF3822">
      <w:pPr>
        <w:rPr>
          <w:rFonts w:ascii="Times New Roman" w:hAnsi="Times New Roman"/>
          <w:lang w:val="en-GB"/>
        </w:rPr>
      </w:pPr>
    </w:p>
    <w:p w14:paraId="4CB0C424" w14:textId="77777777" w:rsidR="00AF3822" w:rsidRPr="001872E9" w:rsidRDefault="00AF3822" w:rsidP="00AF3822">
      <w:pPr>
        <w:outlineLvl w:val="2"/>
        <w:rPr>
          <w:rFonts w:ascii="Times New Roman" w:hAnsi="Times New Roman"/>
          <w:b/>
          <w:lang w:val="en-GB"/>
        </w:rPr>
      </w:pPr>
      <w:bookmarkStart w:id="78" w:name="_Toc66107577"/>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bookmarkEnd w:id="78"/>
      <w:proofErr w:type="spellEnd"/>
    </w:p>
    <w:p w14:paraId="346169C7" w14:textId="77777777" w:rsidR="00AF3822" w:rsidRPr="005C667E" w:rsidRDefault="00AF3822" w:rsidP="00AF3822">
      <w:pPr>
        <w:rPr>
          <w:rFonts w:ascii="Times New Roman" w:hAnsi="Times New Roman"/>
          <w:lang w:val="en-GB"/>
        </w:rPr>
      </w:pPr>
    </w:p>
    <w:p w14:paraId="1823C2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EF5CFBA" w14:textId="77777777" w:rsidR="00AF3822" w:rsidRPr="005C667E" w:rsidRDefault="00AF3822" w:rsidP="00AF3822">
      <w:pPr>
        <w:rPr>
          <w:rFonts w:ascii="Times New Roman" w:hAnsi="Times New Roman"/>
          <w:lang w:val="en-GB"/>
        </w:rPr>
      </w:pPr>
    </w:p>
    <w:p w14:paraId="272ED974"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4B590A89"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7E6A3C0" wp14:editId="7624D670">
            <wp:extent cx="1476375" cy="51308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76375" cy="513080"/>
                    </a:xfrm>
                    <a:prstGeom prst="rect">
                      <a:avLst/>
                    </a:prstGeom>
                    <a:noFill/>
                    <a:ln>
                      <a:noFill/>
                    </a:ln>
                  </pic:spPr>
                </pic:pic>
              </a:graphicData>
            </a:graphic>
          </wp:inline>
        </w:drawing>
      </w:r>
    </w:p>
    <w:p w14:paraId="31F609F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8C5E56">
        <w:rPr>
          <w:rFonts w:ascii="Times New Roman" w:hAnsi="Times New Roman"/>
          <w:noProof/>
          <w:position w:val="-14"/>
          <w:lang w:val="en-GB"/>
        </w:rPr>
        <w:drawing>
          <wp:inline distT="0" distB="0" distL="0" distR="0" wp14:anchorId="7E4370C8" wp14:editId="7C4AB0A6">
            <wp:extent cx="599440" cy="278130"/>
            <wp:effectExtent l="0" t="0" r="0" b="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9440" cy="278130"/>
                    </a:xfrm>
                    <a:prstGeom prst="rect">
                      <a:avLst/>
                    </a:prstGeom>
                    <a:noFill/>
                    <a:ln>
                      <a:noFill/>
                    </a:ln>
                  </pic:spPr>
                </pic:pic>
              </a:graphicData>
            </a:graphic>
          </wp:inline>
        </w:drawing>
      </w:r>
      <w:r w:rsidRPr="005C667E">
        <w:rPr>
          <w:rFonts w:ascii="Times New Roman" w:hAnsi="Times New Roman"/>
          <w:lang w:val="en-GB"/>
        </w:rPr>
        <w:t xml:space="preserve"> is the sum of the line strengths and the mean line spacing is defined as </w:t>
      </w:r>
      <w:r w:rsidR="008C5E56">
        <w:rPr>
          <w:rFonts w:ascii="Times New Roman" w:hAnsi="Times New Roman"/>
          <w:noProof/>
          <w:position w:val="-22"/>
          <w:lang w:val="en-GB"/>
        </w:rPr>
        <w:drawing>
          <wp:inline distT="0" distB="0" distL="0" distR="0" wp14:anchorId="5867C438" wp14:editId="1FDF722F">
            <wp:extent cx="513080" cy="40132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3080" cy="401320"/>
                    </a:xfrm>
                    <a:prstGeom prst="rect">
                      <a:avLst/>
                    </a:prstGeom>
                    <a:noFill/>
                    <a:ln>
                      <a:noFill/>
                    </a:ln>
                  </pic:spPr>
                </pic:pic>
              </a:graphicData>
            </a:graphic>
          </wp:inline>
        </w:drawing>
      </w:r>
      <w:r w:rsidRPr="005C667E">
        <w:rPr>
          <w:rFonts w:ascii="Times New Roman" w:hAnsi="Times New Roman"/>
          <w:lang w:val="en-GB"/>
        </w:rPr>
        <w:t>.</w:t>
      </w:r>
    </w:p>
    <w:p w14:paraId="46E99E5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0B6CB711" w14:textId="77777777" w:rsidR="00AF3822" w:rsidRPr="005C667E" w:rsidRDefault="00AF3822" w:rsidP="00AF3822">
      <w:pPr>
        <w:jc w:val="left"/>
        <w:rPr>
          <w:rFonts w:ascii="Times New Roman" w:hAnsi="Times New Roman"/>
          <w:lang w:val="en-GB"/>
        </w:rPr>
      </w:pPr>
    </w:p>
    <w:p w14:paraId="64B7CEE1"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A2C46BF" wp14:editId="6FA2E6C6">
            <wp:extent cx="1285240" cy="401320"/>
            <wp:effectExtent l="0" t="0" r="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85240" cy="401320"/>
                    </a:xfrm>
                    <a:prstGeom prst="rect">
                      <a:avLst/>
                    </a:prstGeom>
                    <a:noFill/>
                    <a:ln>
                      <a:noFill/>
                    </a:ln>
                  </pic:spPr>
                </pic:pic>
              </a:graphicData>
            </a:graphic>
          </wp:inline>
        </w:drawing>
      </w:r>
    </w:p>
    <w:p w14:paraId="7A88876B" w14:textId="7A736CB1"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8C5E56">
        <w:rPr>
          <w:rFonts w:ascii="Times New Roman" w:hAnsi="Times New Roman"/>
          <w:noProof/>
          <w:position w:val="-8"/>
          <w:lang w:val="en-GB"/>
        </w:rPr>
        <w:drawing>
          <wp:inline distT="0" distB="0" distL="0" distR="0" wp14:anchorId="577C2E84" wp14:editId="52117011">
            <wp:extent cx="203835" cy="185420"/>
            <wp:effectExtent l="0" t="0" r="0"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w:t>
      </w:r>
      <w:r w:rsidR="00D92D3D">
        <w:rPr>
          <w:rFonts w:ascii="Times New Roman" w:hAnsi="Times New Roman"/>
          <w:lang w:val="en-GB"/>
        </w:rPr>
        <w:t>,</w:t>
      </w:r>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2C0137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2052E85" wp14:editId="1BD65ED7">
            <wp:extent cx="877570" cy="432435"/>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7570" cy="432435"/>
                    </a:xfrm>
                    <a:prstGeom prst="rect">
                      <a:avLst/>
                    </a:prstGeom>
                    <a:noFill/>
                    <a:ln>
                      <a:noFill/>
                    </a:ln>
                  </pic:spPr>
                </pic:pic>
              </a:graphicData>
            </a:graphic>
          </wp:inline>
        </w:drawing>
      </w:r>
    </w:p>
    <w:p w14:paraId="7DB7EF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0A010C44" wp14:editId="654052FC">
            <wp:extent cx="1198880" cy="352425"/>
            <wp:effectExtent l="0" t="0" r="0"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98880" cy="352425"/>
                    </a:xfrm>
                    <a:prstGeom prst="rect">
                      <a:avLst/>
                    </a:prstGeom>
                    <a:noFill/>
                    <a:ln>
                      <a:noFill/>
                    </a:ln>
                  </pic:spPr>
                </pic:pic>
              </a:graphicData>
            </a:graphic>
          </wp:inline>
        </w:drawing>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the value of </w:t>
      </w:r>
      <w:r w:rsidR="008C5E56">
        <w:rPr>
          <w:rFonts w:ascii="Times New Roman" w:hAnsi="Times New Roman"/>
          <w:noProof/>
          <w:position w:val="-8"/>
          <w:lang w:val="en-GB"/>
        </w:rPr>
        <w:drawing>
          <wp:inline distT="0" distB="0" distL="0" distR="0" wp14:anchorId="6FBC75EB" wp14:editId="2C04B98D">
            <wp:extent cx="203835" cy="203835"/>
            <wp:effectExtent l="0" t="0" r="0" b="0"/>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Pr="005C667E">
        <w:rPr>
          <w:rFonts w:ascii="Times New Roman" w:hAnsi="Times New Roman"/>
          <w:lang w:val="en-GB"/>
        </w:rPr>
        <w:t xml:space="preserve"> must thus first be divided by 4.</w:t>
      </w:r>
    </w:p>
    <w:p w14:paraId="1472E78A" w14:textId="77777777" w:rsidR="00AF3822" w:rsidRPr="005C667E" w:rsidRDefault="00AF3822" w:rsidP="00AF3822">
      <w:pPr>
        <w:rPr>
          <w:rFonts w:ascii="Times New Roman" w:hAnsi="Times New Roman"/>
          <w:lang w:val="en-GB"/>
        </w:rPr>
      </w:pPr>
    </w:p>
    <w:p w14:paraId="172960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963AC34"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C4F0F64" wp14:editId="100E5FE0">
            <wp:extent cx="1229360" cy="43243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29360" cy="432435"/>
                    </a:xfrm>
                    <a:prstGeom prst="rect">
                      <a:avLst/>
                    </a:prstGeom>
                    <a:noFill/>
                    <a:ln>
                      <a:noFill/>
                    </a:ln>
                  </pic:spPr>
                </pic:pic>
              </a:graphicData>
            </a:graphic>
          </wp:inline>
        </w:drawing>
      </w:r>
    </w:p>
    <w:p w14:paraId="6FD2127E"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280C11C" wp14:editId="707D1381">
            <wp:extent cx="828040" cy="432435"/>
            <wp:effectExtent l="0" t="0" r="0" b="0"/>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28040" cy="432435"/>
                    </a:xfrm>
                    <a:prstGeom prst="rect">
                      <a:avLst/>
                    </a:prstGeom>
                    <a:noFill/>
                    <a:ln>
                      <a:noFill/>
                    </a:ln>
                  </pic:spPr>
                </pic:pic>
              </a:graphicData>
            </a:graphic>
          </wp:inline>
        </w:drawing>
      </w:r>
    </w:p>
    <w:p w14:paraId="691C502D" w14:textId="77777777" w:rsidR="00AF3822" w:rsidRPr="005C667E" w:rsidRDefault="00AF3822" w:rsidP="00AF3822">
      <w:pPr>
        <w:rPr>
          <w:rFonts w:ascii="Times New Roman" w:hAnsi="Times New Roman"/>
          <w:lang w:val="en-GB"/>
        </w:rPr>
      </w:pPr>
    </w:p>
    <w:p w14:paraId="7E3CB778"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program which is </w:t>
      </w:r>
      <w:proofErr w:type="gramStart"/>
      <w:r>
        <w:rPr>
          <w:rFonts w:ascii="Times New Roman" w:hAnsi="Times New Roman"/>
          <w:lang w:val="en-GB"/>
        </w:rPr>
        <w:t>fairly self-</w:t>
      </w:r>
      <w:r w:rsidRPr="005C667E">
        <w:rPr>
          <w:rFonts w:ascii="Times New Roman" w:hAnsi="Times New Roman"/>
          <w:lang w:val="en-GB"/>
        </w:rPr>
        <w:t>explanatory</w:t>
      </w:r>
      <w:proofErr w:type="gramEnd"/>
      <w:r w:rsidRPr="005C667E">
        <w:rPr>
          <w:rFonts w:ascii="Times New Roman" w:hAnsi="Times New Roman"/>
          <w:lang w:val="en-GB"/>
        </w:rPr>
        <w:t xml:space="preserve">.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7A5770B9" w14:textId="77777777" w:rsidR="0015207B" w:rsidRDefault="0015207B" w:rsidP="00AF3822">
      <w:pPr>
        <w:rPr>
          <w:rFonts w:ascii="Times New Roman" w:hAnsi="Times New Roman"/>
          <w:lang w:val="en-GB"/>
        </w:rPr>
      </w:pPr>
    </w:p>
    <w:p w14:paraId="078C6C69" w14:textId="77777777" w:rsidR="0015207B" w:rsidRDefault="0015207B" w:rsidP="00AF3822">
      <w:pPr>
        <w:rPr>
          <w:rFonts w:ascii="Times New Roman" w:hAnsi="Times New Roman"/>
          <w:lang w:val="en-GB"/>
        </w:rPr>
      </w:pPr>
    </w:p>
    <w:p w14:paraId="3127ADB8" w14:textId="77777777" w:rsidR="0015207B" w:rsidRDefault="0015207B" w:rsidP="00AF3822">
      <w:pPr>
        <w:rPr>
          <w:rFonts w:ascii="Times New Roman" w:hAnsi="Times New Roman"/>
          <w:lang w:val="en-GB"/>
        </w:rPr>
      </w:pPr>
    </w:p>
    <w:p w14:paraId="5A4040D0" w14:textId="77777777" w:rsidR="0015207B" w:rsidRPr="005C667E" w:rsidRDefault="0015207B" w:rsidP="00AF3822">
      <w:pPr>
        <w:rPr>
          <w:rFonts w:ascii="Times New Roman" w:hAnsi="Times New Roman"/>
          <w:lang w:val="en-GB"/>
        </w:rPr>
      </w:pPr>
    </w:p>
    <w:p w14:paraId="6E0344A6" w14:textId="77777777" w:rsidR="00AF3822" w:rsidRPr="005C667E" w:rsidRDefault="00AF3822" w:rsidP="00AF3822">
      <w:pPr>
        <w:rPr>
          <w:rFonts w:ascii="Times New Roman" w:hAnsi="Times New Roman"/>
          <w:b/>
          <w:lang w:val="en-GB"/>
        </w:rPr>
      </w:pPr>
    </w:p>
    <w:p w14:paraId="0E6D93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CBBF2D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w:t>
      </w:r>
      <w:proofErr w:type="gramStart"/>
      <w:r w:rsidRPr="005C667E">
        <w:rPr>
          <w:rFonts w:ascii="Times New Roman" w:hAnsi="Times New Roman"/>
          <w:lang w:val="en-GB"/>
        </w:rPr>
        <w:t>software</w:t>
      </w:r>
      <w:proofErr w:type="gramEnd"/>
    </w:p>
    <w:p w14:paraId="715FEC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0803FF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1C5E3C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Enter </w:t>
      </w:r>
      <w:proofErr w:type="spellStart"/>
      <w:r w:rsidRPr="001A7BF3">
        <w:rPr>
          <w:rFonts w:ascii="Times New Roman" w:hAnsi="Times New Roman"/>
          <w:lang w:val="de-DE"/>
        </w:rPr>
        <w:t>Vmin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Vmax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DelV</w:t>
      </w:r>
      <w:proofErr w:type="spellEnd"/>
      <w:r w:rsidRPr="001A7BF3">
        <w:rPr>
          <w:rFonts w:ascii="Times New Roman" w:hAnsi="Times New Roman"/>
          <w:lang w:val="de-DE"/>
        </w:rPr>
        <w:t>, FWHM :1800,2100,5,5</w:t>
      </w:r>
    </w:p>
    <w:p w14:paraId="663EDD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4C950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0A22A8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6EA43A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2D684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15CF23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4686F9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4316F6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630081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257EF8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1316A8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745D5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7D1772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0789F2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216FD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718C2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6BF001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717058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w:t>
      </w:r>
      <w:proofErr w:type="gramStart"/>
      <w:r w:rsidRPr="005C667E">
        <w:rPr>
          <w:rFonts w:ascii="Times New Roman" w:hAnsi="Times New Roman"/>
          <w:lang w:val="en-GB"/>
        </w:rPr>
        <w:t>15/10/94</w:t>
      </w:r>
      <w:proofErr w:type="gramEnd"/>
    </w:p>
    <w:p w14:paraId="7E0B5D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4FDBEE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65923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36A17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C7D01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12A50D2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0F64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63103B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0C67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A2681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23BA8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15B116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5AE9D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w:t>
      </w:r>
      <w:proofErr w:type="gramStart"/>
      <w:r w:rsidRPr="005C667E">
        <w:rPr>
          <w:rFonts w:ascii="Times New Roman" w:hAnsi="Times New Roman"/>
          <w:lang w:val="en-GB"/>
        </w:rPr>
        <w:t>information</w:t>
      </w:r>
      <w:proofErr w:type="gramEnd"/>
    </w:p>
    <w:p w14:paraId="56DDA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0F6CD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C9117E9" w14:textId="77777777" w:rsidR="00AF3822" w:rsidRPr="005C667E" w:rsidRDefault="00AF3822" w:rsidP="00AF3822">
      <w:pPr>
        <w:rPr>
          <w:rFonts w:ascii="Times New Roman" w:hAnsi="Times New Roman"/>
          <w:b/>
          <w:lang w:val="en-GB"/>
        </w:rPr>
      </w:pPr>
    </w:p>
    <w:p w14:paraId="454F2E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09B3AFFD" w14:textId="77777777" w:rsidR="00AF3822" w:rsidRPr="005C667E" w:rsidRDefault="00AF3822" w:rsidP="00AF3822">
      <w:pPr>
        <w:rPr>
          <w:rFonts w:ascii="Times New Roman" w:hAnsi="Times New Roman"/>
          <w:lang w:val="en-GB"/>
        </w:rPr>
      </w:pPr>
    </w:p>
    <w:p w14:paraId="4D73217A" w14:textId="77777777" w:rsidR="00AF3822" w:rsidRPr="005C667E" w:rsidRDefault="00AF3822" w:rsidP="00AF3822">
      <w:pPr>
        <w:outlineLvl w:val="2"/>
        <w:rPr>
          <w:rFonts w:ascii="Times New Roman" w:hAnsi="Times New Roman"/>
          <w:b/>
          <w:lang w:val="en-GB"/>
        </w:rPr>
      </w:pPr>
      <w:bookmarkStart w:id="79" w:name="_Toc66107578"/>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bookmarkEnd w:id="79"/>
      <w:proofErr w:type="spellEnd"/>
    </w:p>
    <w:p w14:paraId="54D8115F" w14:textId="77777777" w:rsidR="00AF3822" w:rsidRPr="005C667E" w:rsidRDefault="00AF3822" w:rsidP="00AF3822">
      <w:pPr>
        <w:rPr>
          <w:rFonts w:ascii="Times New Roman" w:hAnsi="Times New Roman"/>
          <w:lang w:val="en-GB"/>
        </w:rPr>
      </w:pPr>
    </w:p>
    <w:p w14:paraId="001F515E" w14:textId="391DB278" w:rsidR="00AF3822" w:rsidRPr="005C667E" w:rsidRDefault="00AF3822" w:rsidP="00AF3822">
      <w:pPr>
        <w:rPr>
          <w:rFonts w:ascii="Times New Roman" w:hAnsi="Times New Roman"/>
          <w:lang w:val="en-GB"/>
        </w:rPr>
      </w:pPr>
      <w:r w:rsidRPr="005C667E">
        <w:rPr>
          <w:rFonts w:ascii="Times New Roman" w:hAnsi="Times New Roman"/>
          <w:lang w:val="en-GB"/>
        </w:rPr>
        <w:t>The routines written by Kim Strong for fitting band parameters to laboratory measurements produce an output which is similar</w:t>
      </w:r>
      <w:r w:rsidR="00D92D3D">
        <w:rPr>
          <w:rFonts w:ascii="Times New Roman" w:hAnsi="Times New Roman"/>
          <w:lang w:val="en-GB"/>
        </w:rPr>
        <w:t>,</w:t>
      </w:r>
      <w:r w:rsidRPr="005C667E">
        <w:rPr>
          <w:rFonts w:ascii="Times New Roman" w:hAnsi="Times New Roman"/>
          <w:lang w:val="en-GB"/>
        </w:rPr>
        <w:t xml:space="preserve"> but not identical to </w:t>
      </w:r>
      <w:proofErr w:type="gramStart"/>
      <w:r w:rsidRPr="005C667E">
        <w:rPr>
          <w:rFonts w:ascii="Times New Roman" w:hAnsi="Times New Roman"/>
          <w:lang w:val="en-GB"/>
        </w:rPr>
        <w:t>the .ban</w:t>
      </w:r>
      <w:proofErr w:type="gramEnd"/>
      <w:r w:rsidRPr="005C667E">
        <w:rPr>
          <w:rFonts w:ascii="Times New Roman" w:hAnsi="Times New Roman"/>
          <w:lang w:val="en-GB"/>
        </w:rPr>
        <w:t xml:space="preserve"> format </w:t>
      </w:r>
      <w:r w:rsidRPr="005C667E">
        <w:rPr>
          <w:rFonts w:ascii="Times New Roman" w:hAnsi="Times New Roman"/>
          <w:lang w:val="en-GB"/>
        </w:rPr>
        <w:lastRenderedPageBreak/>
        <w:t xml:space="preserve">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4C812D2F" w14:textId="77777777" w:rsidR="00AF3822" w:rsidRPr="005C667E" w:rsidRDefault="00AF3822" w:rsidP="00AF3822">
      <w:pPr>
        <w:rPr>
          <w:rFonts w:ascii="Times New Roman" w:hAnsi="Times New Roman"/>
          <w:lang w:val="en-GB"/>
        </w:rPr>
      </w:pPr>
    </w:p>
    <w:p w14:paraId="12AF3A1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proofErr w:type="gramStart"/>
      <w:r w:rsidRPr="00855A79">
        <w:rPr>
          <w:rFonts w:ascii="Times New Roman" w:hAnsi="Times New Roman"/>
          <w:u w:val="single"/>
          <w:lang w:val="en-GB"/>
        </w:rPr>
        <w:t>Convert</w:t>
      </w:r>
      <w:proofErr w:type="gramEnd"/>
      <w:r w:rsidRPr="00855A79">
        <w:rPr>
          <w:rFonts w:ascii="Times New Roman" w:hAnsi="Times New Roman"/>
          <w:u w:val="single"/>
          <w:lang w:val="en-GB"/>
        </w:rPr>
        <w: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w:t>
      </w:r>
      <w:proofErr w:type="spellStart"/>
      <w:r w:rsidRPr="005C667E">
        <w:rPr>
          <w:rFonts w:ascii="Times New Roman" w:hAnsi="Times New Roman"/>
          <w:lang w:val="en-GB"/>
        </w:rPr>
        <w:t>Sihra</w:t>
      </w:r>
      <w:proofErr w:type="spellEnd"/>
      <w:r w:rsidRPr="005C667E">
        <w:rPr>
          <w:rFonts w:ascii="Times New Roman" w:hAnsi="Times New Roman"/>
          <w:lang w:val="en-GB"/>
        </w:rPr>
        <w:t xml:space="preserve"> which do not include an SFB parameter.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the code will have to be modified to cope with any subsequent changes to the output from Kim’s routines.</w:t>
      </w:r>
    </w:p>
    <w:p w14:paraId="675480A9" w14:textId="77777777" w:rsidR="00AF3822" w:rsidRPr="005C667E" w:rsidRDefault="00AF3822" w:rsidP="00AF3822">
      <w:pPr>
        <w:rPr>
          <w:rFonts w:ascii="Times New Roman" w:hAnsi="Times New Roman"/>
          <w:lang w:val="en-GB"/>
        </w:rPr>
      </w:pPr>
    </w:p>
    <w:p w14:paraId="2FD8BA59" w14:textId="77777777" w:rsidR="00AF3822" w:rsidRPr="005C667E" w:rsidRDefault="00AF3822" w:rsidP="00AF3822">
      <w:pPr>
        <w:outlineLvl w:val="1"/>
        <w:rPr>
          <w:rFonts w:ascii="Times New Roman" w:hAnsi="Times New Roman"/>
          <w:b/>
          <w:lang w:val="en-GB"/>
        </w:rPr>
      </w:pPr>
      <w:bookmarkStart w:id="80" w:name="_Toc66107579"/>
      <w:r>
        <w:rPr>
          <w:rFonts w:ascii="Times New Roman" w:hAnsi="Times New Roman"/>
          <w:b/>
          <w:lang w:val="en-GB"/>
        </w:rPr>
        <w:t>7</w:t>
      </w:r>
      <w:r w:rsidRPr="005C667E">
        <w:rPr>
          <w:rFonts w:ascii="Times New Roman" w:hAnsi="Times New Roman"/>
          <w:b/>
          <w:lang w:val="en-GB"/>
        </w:rPr>
        <w:t xml:space="preserve">.3 </w:t>
      </w:r>
      <w:proofErr w:type="gramStart"/>
      <w:r w:rsidRPr="005C667E">
        <w:rPr>
          <w:rFonts w:ascii="Times New Roman" w:hAnsi="Times New Roman"/>
          <w:b/>
          <w:lang w:val="en-GB"/>
        </w:rPr>
        <w:t>Correlated-k</w:t>
      </w:r>
      <w:proofErr w:type="gramEnd"/>
      <w:r w:rsidRPr="005C667E">
        <w:rPr>
          <w:rFonts w:ascii="Times New Roman" w:hAnsi="Times New Roman"/>
          <w:b/>
          <w:lang w:val="en-GB"/>
        </w:rPr>
        <w:t xml:space="preserve"> data</w:t>
      </w:r>
      <w:bookmarkEnd w:id="80"/>
    </w:p>
    <w:p w14:paraId="2871B1D7" w14:textId="77777777" w:rsidR="00AF3822" w:rsidRPr="005C667E" w:rsidRDefault="00AF3822" w:rsidP="00AF3822">
      <w:pPr>
        <w:rPr>
          <w:rFonts w:ascii="Times New Roman" w:hAnsi="Times New Roman"/>
          <w:lang w:val="en-GB"/>
        </w:rPr>
      </w:pPr>
    </w:p>
    <w:p w14:paraId="2CC03FDA"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665E5141" w14:textId="77777777" w:rsidR="001D35B8" w:rsidRDefault="001D35B8" w:rsidP="00AF3822">
      <w:pPr>
        <w:rPr>
          <w:rFonts w:ascii="Times New Roman" w:hAnsi="Times New Roman"/>
          <w:lang w:val="en-GB"/>
        </w:rPr>
      </w:pPr>
    </w:p>
    <w:p w14:paraId="4B601A42" w14:textId="77777777" w:rsidR="001D35B8" w:rsidRPr="001D35B8" w:rsidRDefault="001D35B8" w:rsidP="001D35B8">
      <w:pPr>
        <w:outlineLvl w:val="2"/>
        <w:rPr>
          <w:b/>
          <w:lang w:val="en-GB"/>
        </w:rPr>
      </w:pPr>
      <w:bookmarkStart w:id="81" w:name="_Toc66107580"/>
      <w:r w:rsidRPr="001D35B8">
        <w:rPr>
          <w:b/>
          <w:lang w:val="en-GB"/>
        </w:rPr>
        <w:t xml:space="preserve">7.3.1 </w:t>
      </w:r>
      <w:proofErr w:type="spellStart"/>
      <w:r w:rsidRPr="00C75EFD">
        <w:rPr>
          <w:b/>
          <w:u w:val="single"/>
          <w:lang w:val="en-GB"/>
        </w:rPr>
        <w:t>Calc_fnktablec</w:t>
      </w:r>
      <w:bookmarkEnd w:id="81"/>
      <w:proofErr w:type="spellEnd"/>
    </w:p>
    <w:p w14:paraId="40DC222E" w14:textId="77777777" w:rsidR="001D35B8" w:rsidRDefault="001D35B8" w:rsidP="00AF3822">
      <w:pPr>
        <w:rPr>
          <w:rFonts w:ascii="Times New Roman" w:hAnsi="Times New Roman"/>
          <w:lang w:val="en-GB"/>
        </w:rPr>
      </w:pPr>
    </w:p>
    <w:p w14:paraId="58180E22" w14:textId="77777777" w:rsidR="001D35B8" w:rsidRDefault="001D35B8" w:rsidP="00AF3822">
      <w:pPr>
        <w:rPr>
          <w:rFonts w:ascii="Times New Roman" w:hAnsi="Times New Roman"/>
          <w:lang w:val="en-GB"/>
        </w:rPr>
      </w:pPr>
      <w:proofErr w:type="spellStart"/>
      <w:r>
        <w:rPr>
          <w:rFonts w:ascii="Times New Roman" w:hAnsi="Times New Roman"/>
          <w:lang w:val="en-GB"/>
        </w:rPr>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2DE31CDF" w14:textId="77777777" w:rsidR="001D35B8" w:rsidRDefault="001D35B8" w:rsidP="00AF3822">
      <w:pPr>
        <w:rPr>
          <w:rFonts w:ascii="Times New Roman" w:hAnsi="Times New Roman"/>
          <w:lang w:val="en-GB"/>
        </w:rPr>
      </w:pPr>
    </w:p>
    <w:p w14:paraId="7CD76DC6"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F9B522B" w14:textId="77777777" w:rsidR="006F5882" w:rsidRDefault="006F5882" w:rsidP="00AF3822">
      <w:pPr>
        <w:rPr>
          <w:rFonts w:ascii="Times New Roman" w:hAnsi="Times New Roman"/>
          <w:lang w:val="en-GB"/>
        </w:rPr>
      </w:pPr>
      <w:r>
        <w:rPr>
          <w:rFonts w:ascii="Times New Roman" w:hAnsi="Times New Roman"/>
          <w:lang w:val="en-GB"/>
        </w:rPr>
        <w:t>---------------------------------------------------------------------------------------------</w:t>
      </w:r>
    </w:p>
    <w:p w14:paraId="34AC2499"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4B04C77D"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1165F24F"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0F0D89C2"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56A8EC7"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3F41DB8"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3724E2E0"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1D208CB6"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04C2D3B9"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Required ID, ISO, IPROC of LBL </w:t>
      </w:r>
      <w:proofErr w:type="gramStart"/>
      <w:r>
        <w:rPr>
          <w:rFonts w:ascii="Times New Roman" w:hAnsi="Times New Roman"/>
          <w:lang w:val="en-GB"/>
        </w:rPr>
        <w:t>calculation</w:t>
      </w:r>
      <w:proofErr w:type="gramEnd"/>
    </w:p>
    <w:p w14:paraId="41411D20"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7A0721F3"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7EAE527F"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FCFA5"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0DEDAA03"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xml:space="preserve">! Required temperature </w:t>
      </w:r>
      <w:proofErr w:type="gramStart"/>
      <w:r>
        <w:rPr>
          <w:rFonts w:ascii="Times New Roman" w:hAnsi="Times New Roman"/>
          <w:lang w:val="en-GB"/>
        </w:rPr>
        <w:t>range</w:t>
      </w:r>
      <w:proofErr w:type="gramEnd"/>
    </w:p>
    <w:p w14:paraId="719FE9FD"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EE07D65"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5374BE8" w14:textId="77777777"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5567D04E"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w:t>
      </w:r>
      <w:proofErr w:type="gramStart"/>
      <w:r>
        <w:rPr>
          <w:rFonts w:ascii="Times New Roman" w:hAnsi="Times New Roman"/>
          <w:lang w:val="en-GB"/>
        </w:rPr>
        <w:t>name</w:t>
      </w:r>
      <w:proofErr w:type="gramEnd"/>
    </w:p>
    <w:p w14:paraId="0AAF360D" w14:textId="77777777" w:rsidR="006F5882" w:rsidRDefault="006F5882" w:rsidP="00AF3822">
      <w:pPr>
        <w:rPr>
          <w:rFonts w:ascii="Times New Roman" w:hAnsi="Times New Roman"/>
          <w:lang w:val="en-GB"/>
        </w:rPr>
      </w:pPr>
      <w:r>
        <w:rPr>
          <w:rFonts w:ascii="Times New Roman" w:hAnsi="Times New Roman"/>
          <w:lang w:val="en-GB"/>
        </w:rPr>
        <w:t>---------------------------------------------------------------------------------------------</w:t>
      </w:r>
    </w:p>
    <w:p w14:paraId="7EB951E8"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26883289" w14:textId="77777777" w:rsidR="001D35B8" w:rsidRDefault="001D35B8" w:rsidP="00AF3822">
      <w:pPr>
        <w:rPr>
          <w:rFonts w:ascii="Times New Roman" w:hAnsi="Times New Roman"/>
          <w:lang w:val="en-GB"/>
        </w:rPr>
      </w:pPr>
    </w:p>
    <w:p w14:paraId="520771FB" w14:textId="77777777" w:rsidR="0015207B" w:rsidRDefault="0015207B" w:rsidP="00AF3822">
      <w:pPr>
        <w:rPr>
          <w:rFonts w:ascii="Times New Roman" w:hAnsi="Times New Roman"/>
          <w:lang w:val="en-GB"/>
        </w:rPr>
      </w:pPr>
    </w:p>
    <w:p w14:paraId="02AC9D94" w14:textId="77777777" w:rsidR="0015207B" w:rsidRDefault="0015207B" w:rsidP="00AF3822">
      <w:pPr>
        <w:rPr>
          <w:rFonts w:ascii="Times New Roman" w:hAnsi="Times New Roman"/>
          <w:lang w:val="en-GB"/>
        </w:rPr>
      </w:pPr>
    </w:p>
    <w:p w14:paraId="3325DFC1" w14:textId="77777777" w:rsidR="0015207B" w:rsidRDefault="0015207B" w:rsidP="00AF3822">
      <w:pPr>
        <w:rPr>
          <w:rFonts w:ascii="Times New Roman" w:hAnsi="Times New Roman"/>
          <w:lang w:val="en-GB"/>
        </w:rPr>
      </w:pPr>
    </w:p>
    <w:p w14:paraId="4F05B04D" w14:textId="77777777" w:rsidR="0015207B" w:rsidRDefault="0015207B" w:rsidP="00AF3822">
      <w:pPr>
        <w:rPr>
          <w:rFonts w:ascii="Times New Roman" w:hAnsi="Times New Roman"/>
          <w:lang w:val="en-GB"/>
        </w:rPr>
      </w:pPr>
    </w:p>
    <w:p w14:paraId="28496BDE" w14:textId="77777777" w:rsidR="0015207B" w:rsidRDefault="0015207B" w:rsidP="00AF3822">
      <w:pPr>
        <w:rPr>
          <w:rFonts w:ascii="Times New Roman" w:hAnsi="Times New Roman"/>
          <w:lang w:val="en-GB"/>
        </w:rPr>
      </w:pPr>
    </w:p>
    <w:p w14:paraId="23BBDAB9" w14:textId="77777777" w:rsidR="0015207B" w:rsidRDefault="0015207B" w:rsidP="00AF3822">
      <w:pPr>
        <w:rPr>
          <w:rFonts w:ascii="Times New Roman" w:hAnsi="Times New Roman"/>
          <w:lang w:val="en-GB"/>
        </w:rPr>
      </w:pPr>
    </w:p>
    <w:p w14:paraId="78C2B216"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6036EFC0" w14:textId="77777777" w:rsidR="006F5882" w:rsidRDefault="006F5882" w:rsidP="006F5882">
      <w:pPr>
        <w:rPr>
          <w:rFonts w:ascii="Times New Roman" w:hAnsi="Times New Roman"/>
          <w:lang w:val="en-GB"/>
        </w:rPr>
      </w:pPr>
      <w:r>
        <w:rPr>
          <w:rFonts w:ascii="Times New Roman" w:hAnsi="Times New Roman"/>
          <w:lang w:val="en-GB"/>
        </w:rPr>
        <w:t>---------------------------------------------------------------------------------------------</w:t>
      </w:r>
    </w:p>
    <w:p w14:paraId="36987909"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12681169"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3D709308"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2C561F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094CF6B6"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68A168C0"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133C7647"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1192442F"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334E7001"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14:paraId="632BA14A"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1BD7864D"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Required ID, ISO, IPROC of LBL </w:t>
      </w:r>
      <w:proofErr w:type="gramStart"/>
      <w:r>
        <w:rPr>
          <w:rFonts w:ascii="Times New Roman" w:hAnsi="Times New Roman"/>
          <w:lang w:val="en-GB"/>
        </w:rPr>
        <w:t>calculation</w:t>
      </w:r>
      <w:proofErr w:type="gramEnd"/>
    </w:p>
    <w:p w14:paraId="3647F976"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0239F445"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45CAABA"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720E42C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2824359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xml:space="preserve">! Required temperature </w:t>
      </w:r>
      <w:proofErr w:type="gramStart"/>
      <w:r>
        <w:rPr>
          <w:rFonts w:ascii="Times New Roman" w:hAnsi="Times New Roman"/>
          <w:lang w:val="en-GB"/>
        </w:rPr>
        <w:t>range</w:t>
      </w:r>
      <w:proofErr w:type="gramEnd"/>
    </w:p>
    <w:p w14:paraId="10285E56"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7B7CE79" w14:textId="77777777" w:rsidR="006F5882" w:rsidRDefault="006F5882" w:rsidP="006F588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178F1DD"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7E39980"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w:t>
      </w:r>
      <w:proofErr w:type="gramStart"/>
      <w:r>
        <w:rPr>
          <w:rFonts w:ascii="Times New Roman" w:hAnsi="Times New Roman"/>
          <w:lang w:val="en-GB"/>
        </w:rPr>
        <w:t>name</w:t>
      </w:r>
      <w:proofErr w:type="gramEnd"/>
    </w:p>
    <w:p w14:paraId="7184CB1E" w14:textId="77777777" w:rsidR="006F5882" w:rsidRDefault="006F5882" w:rsidP="006F5882">
      <w:pPr>
        <w:rPr>
          <w:rFonts w:ascii="Times New Roman" w:hAnsi="Times New Roman"/>
          <w:lang w:val="en-GB"/>
        </w:rPr>
      </w:pPr>
      <w:r>
        <w:rPr>
          <w:rFonts w:ascii="Times New Roman" w:hAnsi="Times New Roman"/>
          <w:lang w:val="en-GB"/>
        </w:rPr>
        <w:t>---------------------------------------------------------------------------------------------</w:t>
      </w:r>
    </w:p>
    <w:p w14:paraId="0E71356A"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281ACC32"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71865D8" w14:textId="435487D3" w:rsidR="00080DF8" w:rsidRDefault="00080DF8" w:rsidP="006F5882">
      <w:pPr>
        <w:rPr>
          <w:rFonts w:ascii="Times New Roman" w:hAnsi="Times New Roman"/>
          <w:lang w:val="en-GB"/>
        </w:rPr>
      </w:pPr>
      <w:r>
        <w:rPr>
          <w:rFonts w:ascii="Times New Roman" w:hAnsi="Times New Roman"/>
          <w:lang w:val="en-GB"/>
        </w:rPr>
        <w:t>***The filter file format is:</w:t>
      </w:r>
    </w:p>
    <w:p w14:paraId="5842877A" w14:textId="77777777" w:rsidR="00D92D3D" w:rsidRDefault="00D92D3D" w:rsidP="006F5882">
      <w:pPr>
        <w:rPr>
          <w:rFonts w:ascii="Times New Roman" w:hAnsi="Times New Roman"/>
          <w:lang w:val="en-GB"/>
        </w:rPr>
      </w:pPr>
    </w:p>
    <w:p w14:paraId="6E07D47A"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3D6F3153"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xml:space="preserve">! </w:t>
      </w:r>
      <w:proofErr w:type="gramStart"/>
      <w:r>
        <w:rPr>
          <w:rFonts w:ascii="Times New Roman" w:hAnsi="Times New Roman"/>
          <w:lang w:val="en-GB"/>
        </w:rPr>
        <w:t>VCHAN(</w:t>
      </w:r>
      <w:proofErr w:type="gramEnd"/>
      <w:r>
        <w:rPr>
          <w:rFonts w:ascii="Times New Roman" w:hAnsi="Times New Roman"/>
          <w:lang w:val="en-GB"/>
        </w:rPr>
        <w:t>1) – central wavenumber/wavelength of channel 1 (can be set to zero if only one channel. If many channels, then each VCHAN(I) should match the output k-table wavelengths/wavenumbers)</w:t>
      </w:r>
    </w:p>
    <w:p w14:paraId="6DC411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15D869C7"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2A5EB0C4"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-0.</w:t>
      </w:r>
      <w:proofErr w:type="gramStart"/>
      <w:r>
        <w:rPr>
          <w:rFonts w:ascii="Times New Roman" w:hAnsi="Times New Roman"/>
          <w:lang w:val="en-GB"/>
        </w:rPr>
        <w:t xml:space="preserve">1  </w:t>
      </w:r>
      <w:r>
        <w:rPr>
          <w:rFonts w:ascii="Times New Roman" w:hAnsi="Times New Roman"/>
          <w:lang w:val="en-GB"/>
        </w:rPr>
        <w:tab/>
      </w:r>
      <w:proofErr w:type="gramEnd"/>
      <w:r>
        <w:rPr>
          <w:rFonts w:ascii="Times New Roman" w:hAnsi="Times New Roman"/>
          <w:lang w:val="en-GB"/>
        </w:rPr>
        <w:t>0.5</w:t>
      </w:r>
      <w:r>
        <w:rPr>
          <w:rFonts w:ascii="Times New Roman" w:hAnsi="Times New Roman"/>
          <w:lang w:val="en-GB"/>
        </w:rPr>
        <w:tab/>
        <w:t>!</w:t>
      </w:r>
    </w:p>
    <w:p w14:paraId="0DB00EE5"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363829CE"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23A889A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13B64A0D" w14:textId="77777777" w:rsidR="00181E4A" w:rsidRDefault="00181E4A" w:rsidP="00181E4A">
      <w:pPr>
        <w:tabs>
          <w:tab w:val="left" w:pos="709"/>
        </w:tabs>
        <w:ind w:left="851" w:hanging="851"/>
        <w:rPr>
          <w:rFonts w:ascii="Times New Roman" w:hAnsi="Times New Roman"/>
          <w:lang w:val="en-GB"/>
        </w:rPr>
      </w:pPr>
    </w:p>
    <w:p w14:paraId="5343A1E6" w14:textId="77777777" w:rsidR="0015207B" w:rsidRDefault="0015207B" w:rsidP="00181E4A">
      <w:pPr>
        <w:rPr>
          <w:rFonts w:ascii="Times New Roman" w:hAnsi="Times New Roman"/>
          <w:lang w:val="en-GB"/>
        </w:rPr>
      </w:pPr>
    </w:p>
    <w:p w14:paraId="64A6D1D7" w14:textId="77777777" w:rsidR="0015207B" w:rsidRDefault="0015207B" w:rsidP="00181E4A">
      <w:pPr>
        <w:rPr>
          <w:rFonts w:ascii="Times New Roman" w:hAnsi="Times New Roman"/>
          <w:lang w:val="en-GB"/>
        </w:rPr>
      </w:pPr>
    </w:p>
    <w:p w14:paraId="6ECD0469" w14:textId="77777777" w:rsidR="0015207B" w:rsidRDefault="0015207B" w:rsidP="00181E4A">
      <w:pPr>
        <w:rPr>
          <w:rFonts w:ascii="Times New Roman" w:hAnsi="Times New Roman"/>
          <w:lang w:val="en-GB"/>
        </w:rPr>
      </w:pPr>
    </w:p>
    <w:p w14:paraId="4A2F3225" w14:textId="77777777" w:rsidR="0015207B" w:rsidRDefault="0015207B" w:rsidP="00181E4A">
      <w:pPr>
        <w:rPr>
          <w:rFonts w:ascii="Times New Roman" w:hAnsi="Times New Roman"/>
          <w:lang w:val="en-GB"/>
        </w:rPr>
      </w:pPr>
    </w:p>
    <w:p w14:paraId="0FA394FA" w14:textId="77777777" w:rsidR="0015207B" w:rsidRDefault="0015207B" w:rsidP="00181E4A">
      <w:pPr>
        <w:rPr>
          <w:rFonts w:ascii="Times New Roman" w:hAnsi="Times New Roman"/>
          <w:lang w:val="en-GB"/>
        </w:rPr>
      </w:pPr>
    </w:p>
    <w:p w14:paraId="11970501"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A7A418" w14:textId="77777777" w:rsidR="00181E4A" w:rsidRDefault="00181E4A" w:rsidP="00181E4A">
      <w:pPr>
        <w:rPr>
          <w:rFonts w:ascii="Times New Roman" w:hAnsi="Times New Roman"/>
          <w:lang w:val="en-GB"/>
        </w:rPr>
      </w:pPr>
      <w:r>
        <w:rPr>
          <w:rFonts w:ascii="Times New Roman" w:hAnsi="Times New Roman"/>
          <w:lang w:val="en-GB"/>
        </w:rPr>
        <w:t>---------------------------------------------------------------------------------------------</w:t>
      </w:r>
    </w:p>
    <w:p w14:paraId="5F4F176A"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78423085"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E4C578E"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71C7922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03F3C36"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4F5AD45"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t>
      </w:r>
      <w:proofErr w:type="gramStart"/>
      <w:r>
        <w:rPr>
          <w:rFonts w:ascii="Times New Roman" w:hAnsi="Times New Roman"/>
          <w:lang w:val="en-GB"/>
        </w:rPr>
        <w:t>wavenumbers</w:t>
      </w:r>
      <w:proofErr w:type="gramEnd"/>
    </w:p>
    <w:p w14:paraId="40051F1C"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14:paraId="1F87565B"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608AB17"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Required ID, ISO, IPROC of LBL </w:t>
      </w:r>
      <w:proofErr w:type="gramStart"/>
      <w:r>
        <w:rPr>
          <w:rFonts w:ascii="Times New Roman" w:hAnsi="Times New Roman"/>
          <w:lang w:val="en-GB"/>
        </w:rPr>
        <w:t>calculation</w:t>
      </w:r>
      <w:proofErr w:type="gramEnd"/>
    </w:p>
    <w:p w14:paraId="35985684"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303BD288"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2087750"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19D5EB9E"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3EBCBEAE"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xml:space="preserve">! Required temperature </w:t>
      </w:r>
      <w:proofErr w:type="gramStart"/>
      <w:r>
        <w:rPr>
          <w:rFonts w:ascii="Times New Roman" w:hAnsi="Times New Roman"/>
          <w:lang w:val="en-GB"/>
        </w:rPr>
        <w:t>range</w:t>
      </w:r>
      <w:proofErr w:type="gramEnd"/>
    </w:p>
    <w:p w14:paraId="69EBDF1E"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8DB6DCC"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350FF42A"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4016CCEB"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w:t>
      </w:r>
      <w:proofErr w:type="gramStart"/>
      <w:r>
        <w:rPr>
          <w:rFonts w:ascii="Times New Roman" w:hAnsi="Times New Roman"/>
          <w:lang w:val="en-GB"/>
        </w:rPr>
        <w:t>name</w:t>
      </w:r>
      <w:proofErr w:type="gramEnd"/>
    </w:p>
    <w:p w14:paraId="45C02F29" w14:textId="77777777" w:rsidR="00181E4A" w:rsidRDefault="00181E4A" w:rsidP="00181E4A">
      <w:pPr>
        <w:rPr>
          <w:rFonts w:ascii="Times New Roman" w:hAnsi="Times New Roman"/>
          <w:lang w:val="en-GB"/>
        </w:rPr>
      </w:pPr>
      <w:r>
        <w:rPr>
          <w:rFonts w:ascii="Times New Roman" w:hAnsi="Times New Roman"/>
          <w:lang w:val="en-GB"/>
        </w:rPr>
        <w:t>---------------------------------------------------------------------------------------------</w:t>
      </w:r>
    </w:p>
    <w:p w14:paraId="78DDFEEC"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7789AB6D" w14:textId="77777777" w:rsidR="00AF3822" w:rsidRPr="005C667E" w:rsidRDefault="00AF3822" w:rsidP="00AF3822">
      <w:pPr>
        <w:rPr>
          <w:rFonts w:ascii="Times New Roman" w:hAnsi="Times New Roman"/>
          <w:lang w:val="en-GB"/>
        </w:rPr>
      </w:pPr>
    </w:p>
    <w:p w14:paraId="77827300" w14:textId="77777777" w:rsidR="00AF3822" w:rsidRPr="005C667E" w:rsidRDefault="00AF3822" w:rsidP="00AF3822">
      <w:pPr>
        <w:outlineLvl w:val="1"/>
        <w:rPr>
          <w:rFonts w:ascii="Times New Roman" w:hAnsi="Times New Roman"/>
          <w:b/>
          <w:lang w:val="en-GB"/>
        </w:rPr>
      </w:pPr>
      <w:bookmarkStart w:id="82" w:name="_Toc66107581"/>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bookmarkEnd w:id="82"/>
    </w:p>
    <w:p w14:paraId="6282B152" w14:textId="77777777" w:rsidR="00AF3822" w:rsidRPr="005C667E" w:rsidRDefault="00AF3822" w:rsidP="00AF3822">
      <w:pPr>
        <w:rPr>
          <w:rFonts w:ascii="Times New Roman" w:hAnsi="Times New Roman"/>
          <w:lang w:val="en-GB"/>
        </w:rPr>
      </w:pPr>
    </w:p>
    <w:p w14:paraId="4AD98D66" w14:textId="488D89E6"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D92D3D">
        <w:rPr>
          <w:rFonts w:ascii="Copperplate Light" w:hAnsi="Copperplate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D92D3D" w:rsidRPr="00D92D3D">
        <w:rPr>
          <w:rFonts w:ascii="Copperplate Light" w:hAnsi="Copperplate Light"/>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D92D3D">
        <w:rPr>
          <w:rFonts w:ascii="Copperplate Light" w:hAnsi="Copperplate Light" w:cstheme="majorHAnsi"/>
          <w:lang w:val="en-GB"/>
        </w:rPr>
        <w:t>Nemesis</w:t>
      </w:r>
      <w:r w:rsidR="00B97F01" w:rsidRPr="00B97F01">
        <w:rPr>
          <w:rFonts w:ascii="Copperplate Gothic Light" w:hAnsi="Copperplate Gothic Light"/>
          <w:lang w:val="en-GB"/>
        </w:rPr>
        <w:t xml:space="preserve"> </w:t>
      </w:r>
      <w:r w:rsidR="00B97F01">
        <w:rPr>
          <w:rFonts w:ascii="Times New Roman" w:hAnsi="Times New Roman"/>
          <w:lang w:val="en-GB"/>
        </w:rPr>
        <w:t>manual.</w:t>
      </w:r>
    </w:p>
    <w:p w14:paraId="17127080" w14:textId="77777777" w:rsidR="00B97F01" w:rsidRDefault="00B97F01" w:rsidP="00AF3822">
      <w:pPr>
        <w:rPr>
          <w:rFonts w:ascii="Times New Roman" w:hAnsi="Times New Roman"/>
          <w:lang w:val="en-GB"/>
        </w:rPr>
      </w:pPr>
    </w:p>
    <w:p w14:paraId="3972AE4D"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proofErr w:type="gramStart"/>
      <w:r>
        <w:rPr>
          <w:rFonts w:ascii="Times New Roman" w:hAnsi="Times New Roman"/>
          <w:lang w:val="en-GB"/>
        </w:rPr>
        <w:t>gascon.f</w:t>
      </w:r>
      <w:proofErr w:type="spellEnd"/>
      <w:proofErr w:type="gram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D92D3D">
        <w:rPr>
          <w:rFonts w:ascii="Copperplate Light" w:hAnsi="Copperplate Light" w:cstheme="majorHAnsi"/>
          <w:lang w:val="en-GB"/>
        </w:rPr>
        <w:t>Nemesis</w:t>
      </w:r>
      <w:r w:rsidRPr="00B97F01">
        <w:rPr>
          <w:rFonts w:ascii="Copperplate Gothic Light" w:hAnsi="Copperplate Gothic Light"/>
          <w:lang w:val="en-GB"/>
        </w:rPr>
        <w:t xml:space="preserve"> </w:t>
      </w:r>
      <w:r>
        <w:rPr>
          <w:rFonts w:ascii="Times New Roman" w:hAnsi="Times New Roman"/>
          <w:lang w:val="en-GB"/>
        </w:rPr>
        <w:t>manual.</w:t>
      </w:r>
    </w:p>
    <w:p w14:paraId="7F95849A" w14:textId="77777777" w:rsidR="00B97F01" w:rsidRDefault="00B97F01" w:rsidP="00AF3822">
      <w:pPr>
        <w:rPr>
          <w:rFonts w:ascii="Times New Roman" w:hAnsi="Times New Roman"/>
          <w:lang w:val="en-GB"/>
        </w:rPr>
      </w:pPr>
    </w:p>
    <w:p w14:paraId="260D16D6" w14:textId="77777777" w:rsidR="00AF3822" w:rsidRPr="001872E9" w:rsidRDefault="00AF3822" w:rsidP="00AF3822">
      <w:pPr>
        <w:pStyle w:val="Heading1"/>
        <w:rPr>
          <w:rFonts w:ascii="Times New Roman" w:hAnsi="Times New Roman"/>
          <w:b/>
          <w:u w:val="none"/>
          <w:lang w:val="en-GB"/>
        </w:rPr>
      </w:pPr>
      <w:r>
        <w:rPr>
          <w:lang w:val="en-GB"/>
        </w:rPr>
        <w:br w:type="page"/>
      </w:r>
      <w:bookmarkStart w:id="83" w:name="_Toc66107582"/>
      <w:r w:rsidRPr="001872E9">
        <w:rPr>
          <w:rFonts w:ascii="Times New Roman" w:hAnsi="Times New Roman"/>
          <w:b/>
          <w:u w:val="none"/>
          <w:lang w:val="en-GB"/>
        </w:rPr>
        <w:lastRenderedPageBreak/>
        <w:t>8. Scattering</w:t>
      </w:r>
      <w:bookmarkEnd w:id="83"/>
    </w:p>
    <w:p w14:paraId="5F31D234" w14:textId="5EB01FAC" w:rsidR="00AF3822" w:rsidRDefault="00AF3822" w:rsidP="00AF3822">
      <w:pPr>
        <w:pStyle w:val="body"/>
        <w:jc w:val="both"/>
        <w:rPr>
          <w:rFonts w:ascii="Times New Roman" w:hAnsi="Times New Roman"/>
          <w:lang w:val="en-GB"/>
        </w:rPr>
      </w:pPr>
      <w:proofErr w:type="spellStart"/>
      <w:r w:rsidRPr="00D92D3D">
        <w:rPr>
          <w:rFonts w:ascii="Copperplate Light" w:hAnsi="Copperplate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00D92D3D" w:rsidRPr="00D92D3D">
        <w:rPr>
          <w:rFonts w:ascii="Copperplate Light" w:hAnsi="Copperplate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w:t>
      </w:r>
      <w:proofErr w:type="gramStart"/>
      <w:r>
        <w:rPr>
          <w:rFonts w:ascii="Times New Roman" w:hAnsi="Times New Roman"/>
          <w:lang w:val="en-GB"/>
        </w:rPr>
        <w:t>and also</w:t>
      </w:r>
      <w:proofErr w:type="gramEnd"/>
      <w:r>
        <w:rPr>
          <w:rFonts w:ascii="Times New Roman" w:hAnsi="Times New Roman"/>
          <w:lang w:val="en-GB"/>
        </w:rPr>
        <w:t xml:space="preserve"> to emphasise how it fits within </w:t>
      </w:r>
      <w:proofErr w:type="spellStart"/>
      <w:r w:rsidR="00D92D3D" w:rsidRPr="00D92D3D">
        <w:rPr>
          <w:rFonts w:ascii="Copperplate Light" w:hAnsi="Copperplate Light"/>
          <w:lang w:val="en-GB"/>
        </w:rPr>
        <w:t>Radtrans</w:t>
      </w:r>
      <w:proofErr w:type="spellEnd"/>
      <w:r>
        <w:rPr>
          <w:rFonts w:ascii="Times New Roman" w:hAnsi="Times New Roman"/>
          <w:lang w:val="en-GB"/>
        </w:rPr>
        <w:t>. [R15] gives a general introduction to scattering in planetary atmospheres.</w:t>
      </w:r>
    </w:p>
    <w:p w14:paraId="1559F327" w14:textId="77777777" w:rsidR="00AF3822" w:rsidRPr="007E25C2" w:rsidRDefault="00AF3822" w:rsidP="00AF3822">
      <w:pPr>
        <w:pStyle w:val="body"/>
        <w:outlineLvl w:val="1"/>
        <w:rPr>
          <w:rFonts w:ascii="Times New Roman" w:hAnsi="Times New Roman"/>
          <w:b/>
          <w:lang w:val="en-GB"/>
        </w:rPr>
      </w:pPr>
      <w:bookmarkStart w:id="84" w:name="_Toc66107583"/>
      <w:r>
        <w:rPr>
          <w:rFonts w:ascii="Times New Roman" w:hAnsi="Times New Roman"/>
          <w:b/>
          <w:lang w:val="en-GB"/>
        </w:rPr>
        <w:t>8.1 Phase Functions and N</w:t>
      </w:r>
      <w:r w:rsidRPr="007E25C2">
        <w:rPr>
          <w:rFonts w:ascii="Times New Roman" w:hAnsi="Times New Roman"/>
          <w:b/>
          <w:lang w:val="en-GB"/>
        </w:rPr>
        <w:t>ormalisation</w:t>
      </w:r>
      <w:bookmarkEnd w:id="84"/>
    </w:p>
    <w:p w14:paraId="36D1E5FA" w14:textId="25BBFF80"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w:t>
      </w:r>
      <w:proofErr w:type="gramStart"/>
      <w:r w:rsidRPr="00EA5B35">
        <w:rPr>
          <w:rFonts w:ascii="Courier New" w:hAnsi="Courier New" w:cs="Courier New"/>
        </w:rPr>
        <w:t>1.f</w:t>
      </w:r>
      <w:r w:rsidRPr="00EA5B35">
        <w:rPr>
          <w:rFonts w:ascii="Times New Roman" w:hAnsi="Times New Roman"/>
        </w:rPr>
        <w:t>.</w:t>
      </w:r>
      <w:proofErr w:type="gramEnd"/>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D707440" w14:textId="77777777" w:rsidR="00AF3822" w:rsidRDefault="00AF3822" w:rsidP="00AF3822">
      <w:pPr>
        <w:pStyle w:val="equation"/>
        <w:tabs>
          <w:tab w:val="clear" w:pos="8640"/>
          <w:tab w:val="right" w:pos="8222"/>
        </w:tabs>
      </w:pPr>
      <w:r>
        <w:tab/>
      </w:r>
      <w:r w:rsidR="008C5E56">
        <w:rPr>
          <w:noProof/>
          <w:position w:val="-16"/>
        </w:rPr>
        <w:drawing>
          <wp:inline distT="0" distB="0" distL="0" distR="0" wp14:anchorId="09622EE2" wp14:editId="16AD40B0">
            <wp:extent cx="1729740" cy="284480"/>
            <wp:effectExtent l="0" t="0" r="0" b="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29740" cy="284480"/>
                    </a:xfrm>
                    <a:prstGeom prst="rect">
                      <a:avLst/>
                    </a:prstGeom>
                    <a:noFill/>
                    <a:ln>
                      <a:noFill/>
                    </a:ln>
                  </pic:spPr>
                </pic:pic>
              </a:graphicData>
            </a:graphic>
          </wp:inline>
        </w:drawing>
      </w:r>
      <w:r>
        <w:tab/>
      </w:r>
    </w:p>
    <w:p w14:paraId="4E287937"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01BF1524" w14:textId="77777777" w:rsidR="00AF3822" w:rsidRPr="00C82834" w:rsidRDefault="00AF3822" w:rsidP="00AF3822">
      <w:pPr>
        <w:pStyle w:val="equation"/>
        <w:tabs>
          <w:tab w:val="clear" w:pos="8640"/>
          <w:tab w:val="right" w:pos="8222"/>
        </w:tabs>
        <w:rPr>
          <w:rFonts w:ascii="Times New Roman" w:hAnsi="Times New Roman"/>
        </w:rPr>
      </w:pPr>
      <w:r>
        <w:tab/>
      </w:r>
      <w:r w:rsidR="008C5E56">
        <w:rPr>
          <w:noProof/>
          <w:position w:val="-24"/>
        </w:rPr>
        <w:drawing>
          <wp:inline distT="0" distB="0" distL="0" distR="0" wp14:anchorId="0F975657" wp14:editId="3BD7F623">
            <wp:extent cx="951230" cy="401320"/>
            <wp:effectExtent l="0" t="0" r="0" b="0"/>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1230" cy="401320"/>
                    </a:xfrm>
                    <a:prstGeom prst="rect">
                      <a:avLst/>
                    </a:prstGeom>
                    <a:noFill/>
                    <a:ln>
                      <a:noFill/>
                    </a:ln>
                  </pic:spPr>
                </pic:pic>
              </a:graphicData>
            </a:graphic>
          </wp:inline>
        </w:drawing>
      </w:r>
      <w:r>
        <w:tab/>
      </w:r>
    </w:p>
    <w:p w14:paraId="1A9AB79C" w14:textId="38458833"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3C8291A0"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670A6ED6" wp14:editId="164AE495">
            <wp:extent cx="1544320" cy="346075"/>
            <wp:effectExtent l="0" t="0" r="0" b="0"/>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44320" cy="346075"/>
                    </a:xfrm>
                    <a:prstGeom prst="rect">
                      <a:avLst/>
                    </a:prstGeom>
                    <a:noFill/>
                    <a:ln>
                      <a:noFill/>
                    </a:ln>
                  </pic:spPr>
                </pic:pic>
              </a:graphicData>
            </a:graphic>
          </wp:inline>
        </w:drawing>
      </w:r>
      <w:r w:rsidRPr="00C82834">
        <w:rPr>
          <w:rFonts w:ascii="Times New Roman" w:hAnsi="Times New Roman"/>
        </w:rPr>
        <w:tab/>
      </w:r>
    </w:p>
    <w:p w14:paraId="78196935"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01E61E6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4"/>
        </w:rPr>
        <w:drawing>
          <wp:inline distT="0" distB="0" distL="0" distR="0" wp14:anchorId="522FDDA0" wp14:editId="1156377E">
            <wp:extent cx="1983105" cy="401320"/>
            <wp:effectExtent l="0" t="0" r="0" b="0"/>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3105" cy="401320"/>
                    </a:xfrm>
                    <a:prstGeom prst="rect">
                      <a:avLst/>
                    </a:prstGeom>
                    <a:noFill/>
                    <a:ln>
                      <a:noFill/>
                    </a:ln>
                  </pic:spPr>
                </pic:pic>
              </a:graphicData>
            </a:graphic>
          </wp:inline>
        </w:drawing>
      </w:r>
      <w:r w:rsidRPr="00C82834">
        <w:rPr>
          <w:rFonts w:ascii="Times New Roman" w:hAnsi="Times New Roman"/>
        </w:rPr>
        <w:tab/>
      </w:r>
    </w:p>
    <w:p w14:paraId="74290A8A" w14:textId="5E86D6EE" w:rsidR="00AF3822" w:rsidRPr="00EA5B35" w:rsidRDefault="00AF3822" w:rsidP="00AF3822">
      <w:pPr>
        <w:pStyle w:val="body"/>
        <w:jc w:val="both"/>
        <w:rPr>
          <w:rFonts w:ascii="Times New Roman" w:hAnsi="Times New Roman"/>
        </w:rPr>
      </w:pPr>
      <w:r w:rsidRPr="00EA5B35">
        <w:rPr>
          <w:rFonts w:ascii="Times New Roman" w:hAnsi="Times New Roman"/>
        </w:rPr>
        <w:t>Of course</w:t>
      </w:r>
      <w:r w:rsidR="0015207B">
        <w:rPr>
          <w:rFonts w:ascii="Times New Roman" w:hAnsi="Times New Roman"/>
        </w:rPr>
        <w:t>,</w:t>
      </w:r>
      <w:r w:rsidRPr="00EA5B35">
        <w:rPr>
          <w:rFonts w:ascii="Times New Roman" w:hAnsi="Times New Roman"/>
        </w:rPr>
        <w:t xml:space="preserv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radiative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Pr>
          <w:rFonts w:ascii="Times New Roman" w:hAnsi="Times New Roman"/>
        </w:rPr>
        <w:t xml:space="preserve"> </w:t>
      </w:r>
      <w:r w:rsidRPr="00EA5B35">
        <w:rPr>
          <w:rFonts w:ascii="Times New Roman" w:hAnsi="Times New Roman"/>
        </w:rPr>
        <w:t xml:space="preserve">direction called </w:t>
      </w:r>
      <w:r w:rsidR="008C5E56">
        <w:rPr>
          <w:rFonts w:ascii="Times New Roman" w:hAnsi="Times New Roman"/>
          <w:noProof/>
          <w:position w:val="-10"/>
        </w:rPr>
        <w:drawing>
          <wp:inline distT="0" distB="0" distL="0" distR="0" wp14:anchorId="339B939F" wp14:editId="727B1319">
            <wp:extent cx="629920" cy="167005"/>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sidRPr="00EA5B35">
        <w:rPr>
          <w:rFonts w:ascii="Times New Roman" w:hAnsi="Times New Roman"/>
        </w:rPr>
        <w:t xml:space="preserve"> and one where the incident and scattered radiation are in opposite directions called </w:t>
      </w:r>
      <w:r w:rsidR="008C5E56">
        <w:rPr>
          <w:rFonts w:ascii="Times New Roman" w:hAnsi="Times New Roman"/>
          <w:noProof/>
          <w:position w:val="-10"/>
        </w:rPr>
        <w:drawing>
          <wp:inline distT="0" distB="0" distL="0" distR="0" wp14:anchorId="7698AC33" wp14:editId="5A132620">
            <wp:extent cx="629920" cy="167005"/>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Pr>
          <w:rFonts w:ascii="Times New Roman" w:hAnsi="Times New Roman"/>
        </w:rPr>
        <w:t>. By symmetry argu</w:t>
      </w:r>
      <w:r w:rsidRPr="00EA5B35">
        <w:rPr>
          <w:rFonts w:ascii="Times New Roman" w:hAnsi="Times New Roman"/>
        </w:rPr>
        <w:t xml:space="preserve">ments, </w:t>
      </w:r>
      <w:r w:rsidR="008C5E56">
        <w:rPr>
          <w:rFonts w:ascii="Times New Roman" w:hAnsi="Times New Roman"/>
          <w:noProof/>
          <w:position w:val="-8"/>
        </w:rPr>
        <w:drawing>
          <wp:inline distT="0" distB="0" distL="0" distR="0" wp14:anchorId="2BAA6E5F" wp14:editId="4458F6B2">
            <wp:extent cx="432435" cy="154305"/>
            <wp:effectExtent l="0" t="0" r="0" b="0"/>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and </w:t>
      </w:r>
      <w:r w:rsidR="008C5E56">
        <w:rPr>
          <w:rFonts w:ascii="Times New Roman" w:hAnsi="Times New Roman"/>
          <w:noProof/>
          <w:position w:val="-8"/>
        </w:rPr>
        <w:drawing>
          <wp:inline distT="0" distB="0" distL="0" distR="0" wp14:anchorId="23FCEFBF" wp14:editId="39862723">
            <wp:extent cx="432435" cy="154305"/>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65864805"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6A983EC2" wp14:editId="6DAC7888">
            <wp:extent cx="3743960" cy="352425"/>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43960" cy="352425"/>
                    </a:xfrm>
                    <a:prstGeom prst="rect">
                      <a:avLst/>
                    </a:prstGeom>
                    <a:noFill/>
                    <a:ln>
                      <a:noFill/>
                    </a:ln>
                  </pic:spPr>
                </pic:pic>
              </a:graphicData>
            </a:graphic>
          </wp:inline>
        </w:drawing>
      </w:r>
      <w:r>
        <w:tab/>
      </w:r>
    </w:p>
    <w:p w14:paraId="6B85CA58"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w:t>
      </w:r>
      <w:proofErr w:type="gramStart"/>
      <w:r w:rsidRPr="00EA5B35">
        <w:rPr>
          <w:rFonts w:ascii="Times New Roman" w:hAnsi="Times New Roman"/>
        </w:rPr>
        <w:t>most commonly used</w:t>
      </w:r>
      <w:proofErr w:type="gramEnd"/>
      <w:r w:rsidRPr="00EA5B35">
        <w:rPr>
          <w:rFonts w:ascii="Times New Roman" w:hAnsi="Times New Roman"/>
        </w:rPr>
        <w:t xml:space="preserve">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w:t>
      </w:r>
      <w:r w:rsidR="00BC7BA9">
        <w:rPr>
          <w:rFonts w:ascii="Times New Roman" w:hAnsi="Times New Roman"/>
        </w:rPr>
        <w:t>i.e.,</w:t>
      </w:r>
      <w:r w:rsidRPr="00EA5B35">
        <w:rPr>
          <w:rFonts w:ascii="Times New Roman" w:hAnsi="Times New Roman"/>
        </w:rPr>
        <w:t xml:space="preserv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06B08CB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0C98F45E" wp14:editId="62E37078">
            <wp:extent cx="1118235" cy="346075"/>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 xml:space="preserve"> , </w:t>
      </w:r>
      <w:r w:rsidR="008C5E56">
        <w:rPr>
          <w:rFonts w:ascii="Times New Roman" w:hAnsi="Times New Roman"/>
          <w:noProof/>
          <w:position w:val="-22"/>
        </w:rPr>
        <w:drawing>
          <wp:inline distT="0" distB="0" distL="0" distR="0" wp14:anchorId="4A5E9FE2" wp14:editId="2B287758">
            <wp:extent cx="1118235" cy="346075"/>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ab/>
      </w:r>
    </w:p>
    <w:p w14:paraId="3E129D3F"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 is found iteratively for the zeroth order Fourier component and ensures that </w:t>
      </w:r>
      <w:r w:rsidR="008C5E56">
        <w:rPr>
          <w:rFonts w:ascii="Times New Roman" w:hAnsi="Times New Roman"/>
          <w:noProof/>
          <w:position w:val="-12"/>
        </w:rPr>
        <w:drawing>
          <wp:inline distT="0" distB="0" distL="0" distR="0" wp14:anchorId="4A77476E" wp14:editId="5CFC2658">
            <wp:extent cx="1019175" cy="20383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w:t>
      </w:r>
    </w:p>
    <w:p w14:paraId="6B275B24"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8C5E56">
        <w:rPr>
          <w:rFonts w:ascii="Times New Roman" w:hAnsi="Times New Roman"/>
          <w:b/>
          <w:noProof/>
          <w:position w:val="-10"/>
        </w:rPr>
        <w:drawing>
          <wp:inline distT="0" distB="0" distL="0" distR="0" wp14:anchorId="5057E093" wp14:editId="564F42BD">
            <wp:extent cx="1229360" cy="16700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29360" cy="167005"/>
                    </a:xfrm>
                    <a:prstGeom prst="rect">
                      <a:avLst/>
                    </a:prstGeom>
                    <a:noFill/>
                    <a:ln>
                      <a:noFill/>
                    </a:ln>
                  </pic:spPr>
                </pic:pic>
              </a:graphicData>
            </a:graphic>
          </wp:inline>
        </w:drawing>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FE06B70" w14:textId="77777777" w:rsidR="00AF3822" w:rsidRDefault="00AF3822" w:rsidP="00AF3822">
      <w:pPr>
        <w:pStyle w:val="body"/>
        <w:outlineLvl w:val="2"/>
        <w:rPr>
          <w:rFonts w:ascii="Times New Roman" w:hAnsi="Times New Roman"/>
          <w:b/>
        </w:rPr>
      </w:pPr>
      <w:bookmarkStart w:id="85" w:name="_Toc66107584"/>
      <w:r>
        <w:rPr>
          <w:rFonts w:ascii="Times New Roman" w:hAnsi="Times New Roman"/>
          <w:b/>
        </w:rPr>
        <w:t xml:space="preserve">8.1.1 Phase functions used in </w:t>
      </w:r>
      <w:proofErr w:type="spellStart"/>
      <w:proofErr w:type="gramStart"/>
      <w:r w:rsidRPr="00FF4519">
        <w:rPr>
          <w:rFonts w:ascii="Copperplate Gothic Light" w:hAnsi="Copperplate Gothic Light"/>
          <w:b/>
        </w:rPr>
        <w:t>Radtrans</w:t>
      </w:r>
      <w:bookmarkEnd w:id="85"/>
      <w:proofErr w:type="spellEnd"/>
      <w:proofErr w:type="gramEnd"/>
    </w:p>
    <w:p w14:paraId="3F868F2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282F122E" w14:textId="77777777" w:rsidR="00AF3822" w:rsidRDefault="008C5E56" w:rsidP="00AF3822">
      <w:pPr>
        <w:jc w:val="center"/>
      </w:pPr>
      <w:r>
        <w:rPr>
          <w:noProof/>
          <w:position w:val="-24"/>
        </w:rPr>
        <w:drawing>
          <wp:inline distT="0" distB="0" distL="0" distR="0" wp14:anchorId="39C0369C" wp14:editId="1DFBD25F">
            <wp:extent cx="1476375" cy="3460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76375" cy="346075"/>
                    </a:xfrm>
                    <a:prstGeom prst="rect">
                      <a:avLst/>
                    </a:prstGeom>
                    <a:noFill/>
                    <a:ln>
                      <a:noFill/>
                    </a:ln>
                  </pic:spPr>
                </pic:pic>
              </a:graphicData>
            </a:graphic>
          </wp:inline>
        </w:drawing>
      </w:r>
    </w:p>
    <w:p w14:paraId="30D932F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17854025" w14:textId="77777777" w:rsidR="00AF3822" w:rsidRDefault="008C5E56" w:rsidP="00AF3822">
      <w:pPr>
        <w:jc w:val="center"/>
      </w:pPr>
      <w:r>
        <w:rPr>
          <w:noProof/>
          <w:position w:val="-18"/>
        </w:rPr>
        <w:drawing>
          <wp:inline distT="0" distB="0" distL="0" distR="0" wp14:anchorId="60C235DD" wp14:editId="159957B3">
            <wp:extent cx="1427480" cy="31496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6DFA7C11" w14:textId="1F4B9D34"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w:t>
      </w:r>
      <w:proofErr w:type="gramStart"/>
      <w:r w:rsidRPr="00EA5B35">
        <w:rPr>
          <w:rFonts w:ascii="Times New Roman" w:hAnsi="Times New Roman"/>
        </w:rPr>
        <w:t>actually not</w:t>
      </w:r>
      <w:proofErr w:type="gramEnd"/>
      <w:r w:rsidRPr="00EA5B35">
        <w:rPr>
          <w:rFonts w:ascii="Times New Roman" w:hAnsi="Times New Roman"/>
        </w:rPr>
        <w:t xml:space="preserve"> always very practical since most scatterers have both a forward- and back-scattering peak. Hence a more general</w:t>
      </w:r>
      <w:r w:rsidR="00D92D3D">
        <w:rPr>
          <w:rFonts w:ascii="Times New Roman" w:hAnsi="Times New Roman"/>
        </w:rPr>
        <w:t>-</w:t>
      </w:r>
      <w:r w:rsidRPr="00EA5B35">
        <w:rPr>
          <w:rFonts w:ascii="Times New Roman" w:hAnsi="Times New Roman"/>
        </w:rPr>
        <w:t xml:space="preserve">purpose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D7693F5" w14:textId="77777777" w:rsidR="00AF3822" w:rsidRDefault="008C5E56" w:rsidP="00AF3822">
      <w:pPr>
        <w:jc w:val="center"/>
      </w:pPr>
      <w:r>
        <w:rPr>
          <w:noProof/>
          <w:position w:val="-28"/>
        </w:rPr>
        <w:drawing>
          <wp:inline distT="0" distB="0" distL="0" distR="0" wp14:anchorId="36C61D88" wp14:editId="6967CA63">
            <wp:extent cx="3089275" cy="40132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89275" cy="401320"/>
                    </a:xfrm>
                    <a:prstGeom prst="rect">
                      <a:avLst/>
                    </a:prstGeom>
                    <a:noFill/>
                    <a:ln>
                      <a:noFill/>
                    </a:ln>
                  </pic:spPr>
                </pic:pic>
              </a:graphicData>
            </a:graphic>
          </wp:inline>
        </w:drawing>
      </w:r>
    </w:p>
    <w:p w14:paraId="0916FA8B" w14:textId="119B97D0"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00D92D3D" w:rsidRPr="00D92D3D">
        <w:rPr>
          <w:rFonts w:ascii="Copperplate Light" w:hAnsi="Copperplate Light"/>
          <w:lang w:val="en-GB"/>
        </w:rPr>
        <w:t>Radtrans</w:t>
      </w:r>
      <w:proofErr w:type="spellEnd"/>
      <w:r w:rsidRPr="00EA5B35">
        <w:rPr>
          <w:rFonts w:ascii="Times New Roman" w:hAnsi="Times New Roman"/>
        </w:rPr>
        <w:t xml:space="preserve">. To be specific, in </w:t>
      </w:r>
      <w:proofErr w:type="spellStart"/>
      <w:r w:rsidR="00D92D3D" w:rsidRPr="00D92D3D">
        <w:rPr>
          <w:rFonts w:ascii="Copperplate Light" w:hAnsi="Copperplate Light"/>
          <w:lang w:val="en-GB"/>
        </w:rPr>
        <w:t>Radtrans</w:t>
      </w:r>
      <w:proofErr w:type="spellEnd"/>
    </w:p>
    <w:p w14:paraId="5196667C" w14:textId="77777777" w:rsidR="00AF3822" w:rsidRDefault="008C5E56" w:rsidP="00AF3822">
      <w:pPr>
        <w:jc w:val="center"/>
      </w:pPr>
      <w:r>
        <w:rPr>
          <w:noProof/>
          <w:position w:val="-36"/>
        </w:rPr>
        <w:drawing>
          <wp:inline distT="0" distB="0" distL="0" distR="0" wp14:anchorId="4DCC2BF4" wp14:editId="2CBF1060">
            <wp:extent cx="352425" cy="51308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425" cy="513080"/>
                    </a:xfrm>
                    <a:prstGeom prst="rect">
                      <a:avLst/>
                    </a:prstGeom>
                    <a:noFill/>
                    <a:ln>
                      <a:noFill/>
                    </a:ln>
                  </pic:spPr>
                </pic:pic>
              </a:graphicData>
            </a:graphic>
          </wp:inline>
        </w:drawing>
      </w:r>
    </w:p>
    <w:p w14:paraId="11E68189"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041A1E" w14:textId="77777777" w:rsidR="00AF3822" w:rsidRPr="001F7B2D" w:rsidRDefault="00AF3822" w:rsidP="00AF3822">
      <w:pPr>
        <w:pStyle w:val="body"/>
        <w:outlineLvl w:val="1"/>
        <w:rPr>
          <w:rFonts w:ascii="Times New Roman" w:hAnsi="Times New Roman"/>
          <w:b/>
        </w:rPr>
      </w:pPr>
      <w:bookmarkStart w:id="86" w:name="_Toc66107585"/>
      <w:r w:rsidRPr="001F7B2D">
        <w:rPr>
          <w:rFonts w:ascii="Times New Roman" w:hAnsi="Times New Roman"/>
          <w:b/>
        </w:rPr>
        <w:t>8.2 Fourier Decomposition</w:t>
      </w:r>
      <w:bookmarkEnd w:id="86"/>
    </w:p>
    <w:p w14:paraId="5F6AD753" w14:textId="59944E18"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w:t>
      </w:r>
      <w:r w:rsidR="00D92D3D">
        <w:rPr>
          <w:rFonts w:ascii="Times New Roman" w:hAnsi="Times New Roman"/>
        </w:rPr>
        <w:t>-</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proofErr w:type="gramStart"/>
      <w:r w:rsidRPr="00513290">
        <w:rPr>
          <w:rFonts w:ascii="Courier New" w:hAnsi="Courier New" w:cs="Courier New"/>
        </w:rPr>
        <w:t>rephase.f</w:t>
      </w:r>
      <w:proofErr w:type="spellEnd"/>
      <w:proofErr w:type="gram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0D3709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38E3F975" wp14:editId="1CE5DB64">
            <wp:extent cx="1062990" cy="3460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62990" cy="346075"/>
                    </a:xfrm>
                    <a:prstGeom prst="rect">
                      <a:avLst/>
                    </a:prstGeom>
                    <a:noFill/>
                    <a:ln>
                      <a:noFill/>
                    </a:ln>
                  </pic:spPr>
                </pic:pic>
              </a:graphicData>
            </a:graphic>
          </wp:inline>
        </w:drawing>
      </w:r>
      <w:r>
        <w:tab/>
        <w:t>(</w:t>
      </w:r>
      <w:r w:rsidRPr="00AC20FE">
        <w:rPr>
          <w:rFonts w:ascii="Times New Roman" w:hAnsi="Times New Roman"/>
        </w:rPr>
        <w:t>1</w:t>
      </w:r>
      <w:r>
        <w:rPr>
          <w:rFonts w:ascii="Times New Roman" w:hAnsi="Times New Roman"/>
        </w:rPr>
        <w:t>)</w:t>
      </w:r>
    </w:p>
    <w:p w14:paraId="6A93C1E6"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1827B5B" w14:textId="77777777" w:rsidR="00AF3822" w:rsidRDefault="00AF3822" w:rsidP="00AF3822">
      <w:pPr>
        <w:pStyle w:val="equation"/>
        <w:tabs>
          <w:tab w:val="clear" w:pos="4140"/>
          <w:tab w:val="clear" w:pos="8640"/>
          <w:tab w:val="center" w:pos="2520"/>
          <w:tab w:val="center" w:pos="5670"/>
          <w:tab w:val="right" w:pos="8080"/>
        </w:tabs>
      </w:pPr>
      <w:r>
        <w:tab/>
      </w:r>
      <w:r w:rsidR="008C5E56">
        <w:rPr>
          <w:noProof/>
          <w:position w:val="-38"/>
        </w:rPr>
        <w:drawing>
          <wp:inline distT="0" distB="0" distL="0" distR="0" wp14:anchorId="391E55A8" wp14:editId="5BC8EF10">
            <wp:extent cx="1859915" cy="5619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r w:rsidR="008C5E56">
        <w:rPr>
          <w:noProof/>
          <w:position w:val="-38"/>
        </w:rPr>
        <w:drawing>
          <wp:inline distT="0" distB="0" distL="0" distR="0" wp14:anchorId="46881B45" wp14:editId="6E8AF377">
            <wp:extent cx="1859915" cy="5619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p>
    <w:p w14:paraId="45C333FD"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CAE5A42"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3AB0E6B" wp14:editId="3455182E">
            <wp:extent cx="1946275" cy="35242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r>
        <w:tab/>
      </w:r>
    </w:p>
    <w:p w14:paraId="77C97EA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proofErr w:type="spellStart"/>
      <w:proofErr w:type="gramStart"/>
      <w:r w:rsidRPr="00AC20FE">
        <w:rPr>
          <w:rFonts w:ascii="Times New Roman" w:hAnsi="Times New Roman"/>
          <w:i/>
        </w:rPr>
        <w:t>a</w:t>
      </w:r>
      <w:r w:rsidRPr="00513290">
        <w:rPr>
          <w:rFonts w:ascii="Times New Roman" w:hAnsi="Times New Roman"/>
          <w:vertAlign w:val="subscript"/>
        </w:rPr>
        <w:t>n</w:t>
      </w:r>
      <w:proofErr w:type="spellEnd"/>
      <w:proofErr w:type="gramEnd"/>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080C9D12" w14:textId="77777777" w:rsidR="00AF3822" w:rsidRDefault="00AF3822" w:rsidP="00AF3822">
      <w:pPr>
        <w:pStyle w:val="equation"/>
        <w:tabs>
          <w:tab w:val="clear" w:pos="8640"/>
          <w:tab w:val="right" w:pos="8222"/>
        </w:tabs>
      </w:pPr>
      <w:r>
        <w:tab/>
      </w:r>
      <w:r w:rsidR="008C5E56">
        <w:rPr>
          <w:noProof/>
          <w:position w:val="-56"/>
        </w:rPr>
        <w:drawing>
          <wp:inline distT="0" distB="0" distL="0" distR="0" wp14:anchorId="3F8D7979" wp14:editId="3179EBDA">
            <wp:extent cx="1476375" cy="76581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76375" cy="765810"/>
                    </a:xfrm>
                    <a:prstGeom prst="rect">
                      <a:avLst/>
                    </a:prstGeom>
                    <a:noFill/>
                    <a:ln>
                      <a:noFill/>
                    </a:ln>
                  </pic:spPr>
                </pic:pic>
              </a:graphicData>
            </a:graphic>
          </wp:inline>
        </w:drawing>
      </w:r>
      <w:r>
        <w:tab/>
      </w:r>
    </w:p>
    <w:p w14:paraId="66F26B44"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proofErr w:type="spellStart"/>
      <w:proofErr w:type="gramStart"/>
      <w:r w:rsidRPr="00513290">
        <w:rPr>
          <w:rFonts w:ascii="Courier New" w:hAnsi="Courier New" w:cs="Courier New"/>
        </w:rPr>
        <w:t>ftable.f</w:t>
      </w:r>
      <w:proofErr w:type="spellEnd"/>
      <w:proofErr w:type="gramEnd"/>
      <w:r w:rsidRPr="00513290">
        <w:rPr>
          <w:rFonts w:ascii="Times New Roman" w:hAnsi="Times New Roman"/>
        </w:rPr>
        <w:t xml:space="preserve"> using a simple trapezium rule code and stored.</w:t>
      </w:r>
    </w:p>
    <w:p w14:paraId="7D0A0496" w14:textId="77777777" w:rsidR="00AF3822" w:rsidRPr="001F7B2D" w:rsidRDefault="00AF3822" w:rsidP="00AF3822">
      <w:pPr>
        <w:pStyle w:val="body"/>
        <w:outlineLvl w:val="1"/>
        <w:rPr>
          <w:rFonts w:ascii="Times New Roman" w:hAnsi="Times New Roman"/>
          <w:b/>
        </w:rPr>
      </w:pPr>
      <w:bookmarkStart w:id="87" w:name="_Toc66107586"/>
      <w:r>
        <w:rPr>
          <w:rFonts w:ascii="Times New Roman" w:hAnsi="Times New Roman"/>
          <w:b/>
        </w:rPr>
        <w:t>8.3 Doubling and adding</w:t>
      </w:r>
      <w:bookmarkEnd w:id="87"/>
    </w:p>
    <w:p w14:paraId="045EFC7C"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Consider two homogeneous layers in an atmosphere. For any incident, </w:t>
      </w:r>
      <w:proofErr w:type="gramStart"/>
      <w:r w:rsidRPr="00513290">
        <w:rPr>
          <w:rFonts w:ascii="Times New Roman" w:hAnsi="Times New Roman"/>
        </w:rPr>
        <w:t>emission</w:t>
      </w:r>
      <w:proofErr w:type="gramEnd"/>
      <w:r w:rsidRPr="00513290">
        <w:rPr>
          <w:rFonts w:ascii="Times New Roman" w:hAnsi="Times New Roman"/>
        </w:rPr>
        <w:t xml:space="preserve">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4B08DC9D" w14:textId="77777777" w:rsidR="00AF3822" w:rsidRDefault="00AF3822" w:rsidP="00AF3822">
      <w:pPr>
        <w:pStyle w:val="equation"/>
        <w:tabs>
          <w:tab w:val="clear" w:pos="8640"/>
          <w:tab w:val="right" w:pos="8222"/>
        </w:tabs>
      </w:pPr>
      <w:r>
        <w:tab/>
      </w:r>
      <w:r w:rsidR="008C5E56">
        <w:rPr>
          <w:noProof/>
        </w:rPr>
        <w:drawing>
          <wp:inline distT="0" distB="0" distL="0" distR="0" wp14:anchorId="2D59DC51" wp14:editId="6B65EC42">
            <wp:extent cx="4392930" cy="40132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92930" cy="401320"/>
                    </a:xfrm>
                    <a:prstGeom prst="rect">
                      <a:avLst/>
                    </a:prstGeom>
                    <a:noFill/>
                    <a:ln>
                      <a:noFill/>
                    </a:ln>
                  </pic:spPr>
                </pic:pic>
              </a:graphicData>
            </a:graphic>
          </wp:inline>
        </w:drawing>
      </w:r>
      <w:r>
        <w:tab/>
      </w:r>
      <w:r w:rsidRPr="00AC20FE">
        <w:rPr>
          <w:rFonts w:ascii="Times New Roman" w:hAnsi="Times New Roman"/>
        </w:rPr>
        <w:t>(2)</w:t>
      </w:r>
    </w:p>
    <w:p w14:paraId="2E045C6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78590446"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4025A234" wp14:editId="7ECC730A">
            <wp:extent cx="4429760" cy="401320"/>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29760" cy="401320"/>
                    </a:xfrm>
                    <a:prstGeom prst="rect">
                      <a:avLst/>
                    </a:prstGeom>
                    <a:noFill/>
                    <a:ln>
                      <a:noFill/>
                    </a:ln>
                  </pic:spPr>
                </pic:pic>
              </a:graphicData>
            </a:graphic>
          </wp:inline>
        </w:drawing>
      </w:r>
      <w:r>
        <w:tab/>
      </w:r>
    </w:p>
    <w:p w14:paraId="0A05E81F"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First of all</w:t>
      </w:r>
      <w:proofErr w:type="gramEnd"/>
      <w:r w:rsidRPr="00513290">
        <w:rPr>
          <w:rFonts w:ascii="Times New Roman" w:hAnsi="Times New Roman"/>
        </w:rPr>
        <w:t>,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1FA695F3" w14:textId="77777777" w:rsidR="00AF3822" w:rsidRDefault="008C5E56" w:rsidP="00AF3822">
      <w:pPr>
        <w:pStyle w:val="equation"/>
        <w:tabs>
          <w:tab w:val="clear" w:pos="8640"/>
          <w:tab w:val="right" w:pos="8222"/>
        </w:tabs>
      </w:pPr>
      <w:r>
        <w:rPr>
          <w:noProof/>
          <w:position w:val="-6"/>
        </w:rPr>
        <w:lastRenderedPageBreak/>
        <w:drawing>
          <wp:inline distT="0" distB="0" distL="0" distR="0" wp14:anchorId="046631C9" wp14:editId="5F9095E7">
            <wp:extent cx="104775" cy="148590"/>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4775" cy="148590"/>
                    </a:xfrm>
                    <a:prstGeom prst="rect">
                      <a:avLst/>
                    </a:prstGeom>
                    <a:noFill/>
                    <a:ln>
                      <a:noFill/>
                    </a:ln>
                  </pic:spPr>
                </pic:pic>
              </a:graphicData>
            </a:graphic>
          </wp:inline>
        </w:drawing>
      </w:r>
      <w:r w:rsidR="00AF3822">
        <w:tab/>
      </w:r>
      <w:r>
        <w:rPr>
          <w:noProof/>
          <w:position w:val="-38"/>
        </w:rPr>
        <w:drawing>
          <wp:inline distT="0" distB="0" distL="0" distR="0" wp14:anchorId="48D3AD5D" wp14:editId="7BAE9895">
            <wp:extent cx="4522470" cy="543560"/>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22470" cy="543560"/>
                    </a:xfrm>
                    <a:prstGeom prst="rect">
                      <a:avLst/>
                    </a:prstGeom>
                    <a:noFill/>
                    <a:ln>
                      <a:noFill/>
                    </a:ln>
                  </pic:spPr>
                </pic:pic>
              </a:graphicData>
            </a:graphic>
          </wp:inline>
        </w:drawing>
      </w:r>
      <w:r w:rsidR="00AF3822">
        <w:tab/>
      </w:r>
    </w:p>
    <w:p w14:paraId="54D356F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ABBBA03" w14:textId="77777777" w:rsidR="00AF3822" w:rsidRDefault="00AF3822" w:rsidP="00AF3822">
      <w:pPr>
        <w:pStyle w:val="equation"/>
        <w:tabs>
          <w:tab w:val="clear" w:pos="8640"/>
          <w:tab w:val="right" w:pos="8222"/>
        </w:tabs>
      </w:pPr>
      <w:r>
        <w:tab/>
      </w:r>
      <w:r w:rsidR="008C5E56">
        <w:rPr>
          <w:noProof/>
          <w:position w:val="-36"/>
        </w:rPr>
        <w:drawing>
          <wp:inline distT="0" distB="0" distL="0" distR="0" wp14:anchorId="74207720" wp14:editId="1C86EF27">
            <wp:extent cx="1692910" cy="513080"/>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92910" cy="513080"/>
                    </a:xfrm>
                    <a:prstGeom prst="rect">
                      <a:avLst/>
                    </a:prstGeom>
                    <a:noFill/>
                    <a:ln>
                      <a:noFill/>
                    </a:ln>
                  </pic:spPr>
                </pic:pic>
              </a:graphicData>
            </a:graphic>
          </wp:inline>
        </w:drawing>
      </w:r>
      <w:r>
        <w:tab/>
      </w:r>
    </w:p>
    <w:p w14:paraId="1EDBEA18" w14:textId="77777777" w:rsidR="00AF3822" w:rsidRPr="00513290" w:rsidRDefault="00AF3822" w:rsidP="00AF3822">
      <w:pPr>
        <w:pStyle w:val="body"/>
        <w:rPr>
          <w:rFonts w:ascii="Times New Roman" w:hAnsi="Times New Roman"/>
        </w:rPr>
      </w:pPr>
      <w:r w:rsidRPr="00513290">
        <w:rPr>
          <w:rFonts w:ascii="Times New Roman" w:hAnsi="Times New Roman"/>
        </w:rPr>
        <w:t xml:space="preserve">and </w:t>
      </w:r>
      <w:proofErr w:type="gramStart"/>
      <w:r w:rsidRPr="00513290">
        <w:rPr>
          <w:rFonts w:ascii="Times New Roman" w:hAnsi="Times New Roman"/>
        </w:rPr>
        <w:t>thus</w:t>
      </w:r>
      <w:proofErr w:type="gramEnd"/>
      <w:r w:rsidRPr="00513290">
        <w:rPr>
          <w:rFonts w:ascii="Times New Roman" w:hAnsi="Times New Roman"/>
        </w:rPr>
        <w:t xml:space="preserve"> the integral equations are replaced by matrix equations:</w:t>
      </w:r>
    </w:p>
    <w:p w14:paraId="75B06ED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7F916DA0" wp14:editId="092797C0">
            <wp:extent cx="951230" cy="35242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tab/>
      </w:r>
    </w:p>
    <w:p w14:paraId="0C99ED74"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4EF567B5" wp14:editId="3798651E">
            <wp:extent cx="951230" cy="3460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51230" cy="346075"/>
                    </a:xfrm>
                    <a:prstGeom prst="rect">
                      <a:avLst/>
                    </a:prstGeom>
                    <a:noFill/>
                    <a:ln>
                      <a:noFill/>
                    </a:ln>
                  </pic:spPr>
                </pic:pic>
              </a:graphicData>
            </a:graphic>
          </wp:inline>
        </w:drawing>
      </w:r>
      <w:r>
        <w:tab/>
      </w:r>
    </w:p>
    <w:p w14:paraId="0837349D"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C6C0BFC" wp14:editId="0814A575">
            <wp:extent cx="1000760" cy="35242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tab/>
      </w:r>
    </w:p>
    <w:p w14:paraId="48EA2AB9"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A75E42E"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1B1C23FE" wp14:editId="219D7A60">
            <wp:extent cx="1649730" cy="629920"/>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49730" cy="629920"/>
                    </a:xfrm>
                    <a:prstGeom prst="rect">
                      <a:avLst/>
                    </a:prstGeom>
                    <a:noFill/>
                    <a:ln>
                      <a:noFill/>
                    </a:ln>
                  </pic:spPr>
                </pic:pic>
              </a:graphicData>
            </a:graphic>
          </wp:inline>
        </w:drawing>
      </w:r>
      <w:r>
        <w:tab/>
      </w:r>
    </w:p>
    <w:p w14:paraId="77BFA4E8"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proofErr w:type="gramStart"/>
      <w:r w:rsidRPr="00513290">
        <w:rPr>
          <w:rFonts w:ascii="Courier New" w:hAnsi="Courier New" w:cs="Courier New"/>
        </w:rPr>
        <w:t>add.f</w:t>
      </w:r>
      <w:proofErr w:type="spellEnd"/>
      <w:proofErr w:type="gramEnd"/>
      <w:r w:rsidRPr="00513290">
        <w:rPr>
          <w:rFonts w:ascii="Times New Roman" w:hAnsi="Times New Roman"/>
        </w:rPr>
        <w:t xml:space="preserve"> does where the subscripts become:</w:t>
      </w:r>
    </w:p>
    <w:p w14:paraId="0E263D37"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316C8A12" wp14:editId="2BF99C2C">
            <wp:extent cx="1742440" cy="629920"/>
            <wp:effectExtent l="0" t="0" r="0" b="0"/>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42440" cy="629920"/>
                    </a:xfrm>
                    <a:prstGeom prst="rect">
                      <a:avLst/>
                    </a:prstGeom>
                    <a:noFill/>
                    <a:ln>
                      <a:noFill/>
                    </a:ln>
                  </pic:spPr>
                </pic:pic>
              </a:graphicData>
            </a:graphic>
          </wp:inline>
        </w:drawing>
      </w:r>
      <w:r>
        <w:tab/>
      </w:r>
    </w:p>
    <w:p w14:paraId="6C070DDE"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65ABE1E7"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8C5E56">
        <w:rPr>
          <w:rFonts w:ascii="Times New Roman" w:hAnsi="Times New Roman"/>
          <w:noProof/>
          <w:position w:val="-8"/>
        </w:rPr>
        <w:drawing>
          <wp:inline distT="0" distB="0" distL="0" distR="0" wp14:anchorId="21E91057" wp14:editId="0524909B">
            <wp:extent cx="877570" cy="154305"/>
            <wp:effectExtent l="0" t="0" r="0" b="0"/>
            <wp:docPr id="144"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77570" cy="154305"/>
                    </a:xfrm>
                    <a:prstGeom prst="rect">
                      <a:avLst/>
                    </a:prstGeom>
                    <a:noFill/>
                    <a:ln>
                      <a:noFill/>
                    </a:ln>
                  </pic:spPr>
                </pic:pic>
              </a:graphicData>
            </a:graphic>
          </wp:inline>
        </w:drawing>
      </w:r>
      <w:r w:rsidRPr="00513290">
        <w:rPr>
          <w:rFonts w:ascii="Times New Roman" w:hAnsi="Times New Roman"/>
        </w:rPr>
        <w:t>then:</w:t>
      </w:r>
    </w:p>
    <w:p w14:paraId="0E063642" w14:textId="77777777" w:rsidR="00AF3822" w:rsidRDefault="00AF3822" w:rsidP="00AF3822">
      <w:pPr>
        <w:pStyle w:val="equation"/>
        <w:tabs>
          <w:tab w:val="clear" w:pos="8640"/>
          <w:tab w:val="right" w:pos="8222"/>
        </w:tabs>
      </w:pPr>
      <w:r>
        <w:tab/>
      </w:r>
      <w:r w:rsidR="008C5E56">
        <w:rPr>
          <w:noProof/>
          <w:position w:val="-28"/>
        </w:rPr>
        <w:drawing>
          <wp:inline distT="0" distB="0" distL="0" distR="0" wp14:anchorId="66CC4A38" wp14:editId="46484439">
            <wp:extent cx="1729740" cy="432435"/>
            <wp:effectExtent l="0" t="0" r="0" b="0"/>
            <wp:docPr id="145"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29740" cy="432435"/>
                    </a:xfrm>
                    <a:prstGeom prst="rect">
                      <a:avLst/>
                    </a:prstGeom>
                    <a:noFill/>
                    <a:ln>
                      <a:noFill/>
                    </a:ln>
                  </pic:spPr>
                </pic:pic>
              </a:graphicData>
            </a:graphic>
          </wp:inline>
        </w:drawing>
      </w:r>
      <w:r>
        <w:tab/>
      </w:r>
    </w:p>
    <w:p w14:paraId="1F5C459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31E57902" w14:textId="77777777" w:rsidR="00AF3822" w:rsidRDefault="00AF3822" w:rsidP="00AF3822">
      <w:pPr>
        <w:pStyle w:val="equation"/>
      </w:pPr>
      <w:r>
        <w:lastRenderedPageBreak/>
        <w:tab/>
      </w:r>
      <w:r w:rsidR="008C5E56">
        <w:rPr>
          <w:noProof/>
          <w:position w:val="-76"/>
        </w:rPr>
        <w:drawing>
          <wp:inline distT="0" distB="0" distL="0" distR="0" wp14:anchorId="5D6E1E8A" wp14:editId="64967A2F">
            <wp:extent cx="1260475" cy="1025525"/>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60475" cy="1025525"/>
                    </a:xfrm>
                    <a:prstGeom prst="rect">
                      <a:avLst/>
                    </a:prstGeom>
                    <a:noFill/>
                    <a:ln>
                      <a:noFill/>
                    </a:ln>
                  </pic:spPr>
                </pic:pic>
              </a:graphicData>
            </a:graphic>
          </wp:inline>
        </w:drawing>
      </w:r>
      <w:r>
        <w:t xml:space="preserve">,   </w:t>
      </w:r>
      <w:r w:rsidR="008C5E56">
        <w:rPr>
          <w:noProof/>
          <w:position w:val="-76"/>
        </w:rPr>
        <w:drawing>
          <wp:inline distT="0" distB="0" distL="0" distR="0" wp14:anchorId="7BDA460C" wp14:editId="7FBE268D">
            <wp:extent cx="1229360" cy="1025525"/>
            <wp:effectExtent l="0" t="0" r="0" b="0"/>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29360" cy="1025525"/>
                    </a:xfrm>
                    <a:prstGeom prst="rect">
                      <a:avLst/>
                    </a:prstGeom>
                    <a:noFill/>
                    <a:ln>
                      <a:noFill/>
                    </a:ln>
                  </pic:spPr>
                </pic:pic>
              </a:graphicData>
            </a:graphic>
          </wp:inline>
        </w:drawing>
      </w:r>
      <w:r>
        <w:tab/>
      </w:r>
    </w:p>
    <w:p w14:paraId="4B601772"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8C5E56">
        <w:rPr>
          <w:rFonts w:ascii="Times New Roman" w:hAnsi="Times New Roman"/>
          <w:noProof/>
          <w:position w:val="-8"/>
        </w:rPr>
        <w:drawing>
          <wp:inline distT="0" distB="0" distL="0" distR="0" wp14:anchorId="3CD9FA84" wp14:editId="116C6735">
            <wp:extent cx="352425" cy="154305"/>
            <wp:effectExtent l="0" t="0" r="0" b="0"/>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2425" cy="154305"/>
                    </a:xfrm>
                    <a:prstGeom prst="rect">
                      <a:avLst/>
                    </a:prstGeom>
                    <a:noFill/>
                    <a:ln>
                      <a:noFill/>
                    </a:ln>
                  </pic:spPr>
                </pic:pic>
              </a:graphicData>
            </a:graphic>
          </wp:inline>
        </w:drawing>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4070427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2DB27EBD"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06C01A26" wp14:editId="12B7D8A2">
            <wp:extent cx="2607310" cy="852805"/>
            <wp:effectExtent l="0" t="0" r="0" b="0"/>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07310" cy="852805"/>
                    </a:xfrm>
                    <a:prstGeom prst="rect">
                      <a:avLst/>
                    </a:prstGeom>
                    <a:noFill/>
                    <a:ln>
                      <a:noFill/>
                    </a:ln>
                  </pic:spPr>
                </pic:pic>
              </a:graphicData>
            </a:graphic>
          </wp:inline>
        </w:drawing>
      </w:r>
      <w:r>
        <w:tab/>
      </w:r>
    </w:p>
    <w:p w14:paraId="33B4D248"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31FE7480" wp14:editId="09C82E71">
            <wp:extent cx="3843020" cy="852805"/>
            <wp:effectExtent l="0" t="0" r="0" b="0"/>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843020" cy="852805"/>
                    </a:xfrm>
                    <a:prstGeom prst="rect">
                      <a:avLst/>
                    </a:prstGeom>
                    <a:noFill/>
                    <a:ln>
                      <a:noFill/>
                    </a:ln>
                  </pic:spPr>
                </pic:pic>
              </a:graphicData>
            </a:graphic>
          </wp:inline>
        </w:drawing>
      </w:r>
      <w:r>
        <w:tab/>
      </w:r>
    </w:p>
    <w:p w14:paraId="3AF3E1C8"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39299664" w14:textId="77777777" w:rsidR="00AF3822" w:rsidRPr="001F7B2D" w:rsidRDefault="00AF3822" w:rsidP="00AF3822">
      <w:pPr>
        <w:pStyle w:val="body"/>
        <w:outlineLvl w:val="2"/>
        <w:rPr>
          <w:rFonts w:ascii="Times New Roman" w:hAnsi="Times New Roman"/>
          <w:b/>
        </w:rPr>
      </w:pPr>
      <w:bookmarkStart w:id="88" w:name="_Toc66107587"/>
      <w:r w:rsidRPr="001F7B2D">
        <w:rPr>
          <w:rFonts w:ascii="Times New Roman" w:hAnsi="Times New Roman"/>
          <w:b/>
        </w:rPr>
        <w:t>8.3.1 Quadrature details</w:t>
      </w:r>
      <w:bookmarkEnd w:id="88"/>
    </w:p>
    <w:p w14:paraId="0B7B40EA"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8C5E56">
        <w:rPr>
          <w:rFonts w:ascii="Times New Roman" w:hAnsi="Times New Roman"/>
          <w:noProof/>
          <w:position w:val="-8"/>
        </w:rPr>
        <w:drawing>
          <wp:inline distT="0" distB="0" distL="0" distR="0" wp14:anchorId="5FAA53A8" wp14:editId="24582D1F">
            <wp:extent cx="945515" cy="185420"/>
            <wp:effectExtent l="0" t="0" r="0" b="0"/>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45515" cy="185420"/>
                    </a:xfrm>
                    <a:prstGeom prst="rect">
                      <a:avLst/>
                    </a:prstGeom>
                    <a:noFill/>
                    <a:ln>
                      <a:noFill/>
                    </a:ln>
                  </pic:spPr>
                </pic:pic>
              </a:graphicData>
            </a:graphic>
          </wp:inline>
        </w:drawing>
      </w:r>
      <w:r w:rsidRPr="00EA5B35">
        <w:rPr>
          <w:rFonts w:ascii="Times New Roman" w:hAnsi="Times New Roman"/>
        </w:rPr>
        <w:t xml:space="preserve"> and leaving at </w:t>
      </w:r>
      <w:r w:rsidR="008C5E56">
        <w:rPr>
          <w:rFonts w:ascii="Times New Roman" w:hAnsi="Times New Roman"/>
          <w:noProof/>
          <w:position w:val="-8"/>
        </w:rPr>
        <w:drawing>
          <wp:inline distT="0" distB="0" distL="0" distR="0" wp14:anchorId="65C7D6FA" wp14:editId="3E8F110F">
            <wp:extent cx="1025525" cy="185420"/>
            <wp:effectExtent l="0" t="0" r="0" b="0"/>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5525" cy="185420"/>
                    </a:xfrm>
                    <a:prstGeom prst="rect">
                      <a:avLst/>
                    </a:prstGeom>
                    <a:noFill/>
                    <a:ln>
                      <a:noFill/>
                    </a:ln>
                  </pic:spPr>
                </pic:pic>
              </a:graphicData>
            </a:graphic>
          </wp:inline>
        </w:drawing>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12760888" w14:textId="77777777" w:rsidR="00AF3822" w:rsidRDefault="008C5E56" w:rsidP="00AF3822">
      <w:pPr>
        <w:spacing w:before="120"/>
        <w:jc w:val="center"/>
      </w:pPr>
      <w:r>
        <w:rPr>
          <w:noProof/>
          <w:position w:val="-22"/>
        </w:rPr>
        <w:drawing>
          <wp:inline distT="0" distB="0" distL="0" distR="0" wp14:anchorId="118E36EE" wp14:editId="17DE1112">
            <wp:extent cx="1859915" cy="346075"/>
            <wp:effectExtent l="0" t="0" r="0" b="0"/>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9915" cy="346075"/>
                    </a:xfrm>
                    <a:prstGeom prst="rect">
                      <a:avLst/>
                    </a:prstGeom>
                    <a:noFill/>
                    <a:ln>
                      <a:noFill/>
                    </a:ln>
                  </pic:spPr>
                </pic:pic>
              </a:graphicData>
            </a:graphic>
          </wp:inline>
        </w:drawing>
      </w:r>
    </w:p>
    <w:p w14:paraId="553213BC"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D2BF453" w14:textId="77777777" w:rsidR="00AF3822" w:rsidRDefault="008C5E56" w:rsidP="00AF3822">
      <w:pPr>
        <w:jc w:val="center"/>
      </w:pPr>
      <w:r>
        <w:rPr>
          <w:noProof/>
          <w:position w:val="-18"/>
        </w:rPr>
        <w:drawing>
          <wp:inline distT="0" distB="0" distL="0" distR="0" wp14:anchorId="3D419364" wp14:editId="17C0317B">
            <wp:extent cx="1427480" cy="314960"/>
            <wp:effectExtent l="0" t="0" r="0" b="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A491CF9"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w:t>
      </w:r>
      <w:proofErr w:type="gramStart"/>
      <w:r w:rsidRPr="00EA5B35">
        <w:rPr>
          <w:rFonts w:ascii="Times New Roman" w:hAnsi="Times New Roman"/>
          <w:i/>
        </w:rPr>
        <w:t>0</w:t>
      </w:r>
      <w:r w:rsidRPr="00EA5B35">
        <w:rPr>
          <w:rFonts w:ascii="Times New Roman" w:hAnsi="Times New Roman"/>
        </w:rPr>
        <w:t xml:space="preserve"> :</w:t>
      </w:r>
      <w:proofErr w:type="gramEnd"/>
    </w:p>
    <w:p w14:paraId="01E94A03" w14:textId="77777777" w:rsidR="00AF3822" w:rsidRDefault="008C5E56" w:rsidP="00AF3822">
      <w:pPr>
        <w:jc w:val="center"/>
      </w:pPr>
      <w:r>
        <w:rPr>
          <w:noProof/>
          <w:position w:val="-18"/>
        </w:rPr>
        <w:drawing>
          <wp:inline distT="0" distB="0" distL="0" distR="0" wp14:anchorId="43370078" wp14:editId="3019CBB2">
            <wp:extent cx="1649730" cy="314960"/>
            <wp:effectExtent l="0" t="0" r="0" b="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49730" cy="314960"/>
                    </a:xfrm>
                    <a:prstGeom prst="rect">
                      <a:avLst/>
                    </a:prstGeom>
                    <a:noFill/>
                    <a:ln>
                      <a:noFill/>
                    </a:ln>
                  </pic:spPr>
                </pic:pic>
              </a:graphicData>
            </a:graphic>
          </wp:inline>
        </w:drawing>
      </w:r>
    </w:p>
    <w:p w14:paraId="6DC9087D" w14:textId="2984D6CC"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w:t>
      </w:r>
      <w:proofErr w:type="gramStart"/>
      <w:r w:rsidRPr="00EA5B35">
        <w:rPr>
          <w:rFonts w:ascii="Times New Roman" w:hAnsi="Times New Roman"/>
        </w:rPr>
        <w:t>calculated,</w:t>
      </w:r>
      <w:proofErr w:type="gramEnd"/>
      <w:r w:rsidRPr="00EA5B35">
        <w:rPr>
          <w:rFonts w:ascii="Times New Roman" w:hAnsi="Times New Roman"/>
        </w:rPr>
        <w:t xml:space="preserve"> that they adequately describe the function to be fitted to within a prescribed error limit. </w:t>
      </w:r>
      <w:proofErr w:type="gramStart"/>
      <w:r w:rsidRPr="00EA5B35">
        <w:rPr>
          <w:rFonts w:ascii="Times New Roman" w:hAnsi="Times New Roman"/>
        </w:rPr>
        <w:t>Using this expansion of the phase matrix, it</w:t>
      </w:r>
      <w:proofErr w:type="gramEnd"/>
      <w:r w:rsidRPr="00EA5B35">
        <w:rPr>
          <w:rFonts w:ascii="Times New Roman" w:hAnsi="Times New Roman"/>
        </w:rPr>
        <w:t xml:space="preserve">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Thus</w:t>
      </w:r>
      <w:r w:rsidR="00D92D3D">
        <w:rPr>
          <w:rFonts w:ascii="Times New Roman" w:hAnsi="Times New Roman"/>
        </w:rPr>
        <w:t>,</w:t>
      </w:r>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457947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EE800D6" w14:textId="77777777" w:rsidR="00AF3822" w:rsidRDefault="008C5E56" w:rsidP="00AF3822">
      <w:pPr>
        <w:pStyle w:val="body"/>
        <w:jc w:val="center"/>
      </w:pPr>
      <w:r>
        <w:rPr>
          <w:noProof/>
          <w:position w:val="-22"/>
        </w:rPr>
        <w:drawing>
          <wp:inline distT="0" distB="0" distL="0" distR="0" wp14:anchorId="68A825CE" wp14:editId="15BF4E3E">
            <wp:extent cx="2607310" cy="346075"/>
            <wp:effectExtent l="0" t="0" r="0"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07310" cy="346075"/>
                    </a:xfrm>
                    <a:prstGeom prst="rect">
                      <a:avLst/>
                    </a:prstGeom>
                    <a:noFill/>
                    <a:ln>
                      <a:noFill/>
                    </a:ln>
                  </pic:spPr>
                </pic:pic>
              </a:graphicData>
            </a:graphic>
          </wp:inline>
        </w:drawing>
      </w:r>
    </w:p>
    <w:p w14:paraId="6574D686" w14:textId="77777777" w:rsidR="00AF3822" w:rsidRDefault="008C5E56" w:rsidP="00AF3822">
      <w:pPr>
        <w:pStyle w:val="body"/>
        <w:jc w:val="center"/>
      </w:pPr>
      <w:r>
        <w:rPr>
          <w:noProof/>
          <w:position w:val="-22"/>
        </w:rPr>
        <w:drawing>
          <wp:inline distT="0" distB="0" distL="0" distR="0" wp14:anchorId="67296468" wp14:editId="39FDD95A">
            <wp:extent cx="2526665" cy="346075"/>
            <wp:effectExtent l="0" t="0" r="0" b="0"/>
            <wp:docPr id="157"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26665" cy="346075"/>
                    </a:xfrm>
                    <a:prstGeom prst="rect">
                      <a:avLst/>
                    </a:prstGeom>
                    <a:noFill/>
                    <a:ln>
                      <a:noFill/>
                    </a:ln>
                  </pic:spPr>
                </pic:pic>
              </a:graphicData>
            </a:graphic>
          </wp:inline>
        </w:drawing>
      </w:r>
    </w:p>
    <w:p w14:paraId="4E56C92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26F4A95" w14:textId="77777777" w:rsidR="00AF3822" w:rsidRDefault="008C5E56" w:rsidP="00AF3822">
      <w:pPr>
        <w:pStyle w:val="body"/>
        <w:jc w:val="center"/>
      </w:pPr>
      <w:r>
        <w:rPr>
          <w:noProof/>
          <w:position w:val="-18"/>
        </w:rPr>
        <w:drawing>
          <wp:inline distT="0" distB="0" distL="0" distR="0" wp14:anchorId="5A8816EE" wp14:editId="31E47C02">
            <wp:extent cx="1000760" cy="314960"/>
            <wp:effectExtent l="0" t="0" r="0" b="0"/>
            <wp:docPr id="158"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00760" cy="314960"/>
                    </a:xfrm>
                    <a:prstGeom prst="rect">
                      <a:avLst/>
                    </a:prstGeom>
                    <a:noFill/>
                    <a:ln>
                      <a:noFill/>
                    </a:ln>
                  </pic:spPr>
                </pic:pic>
              </a:graphicData>
            </a:graphic>
          </wp:inline>
        </w:drawing>
      </w:r>
    </w:p>
    <w:p w14:paraId="328D348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6E252FBA" w14:textId="77777777" w:rsidR="00AF3822" w:rsidRDefault="008C5E56" w:rsidP="00AF3822">
      <w:pPr>
        <w:pStyle w:val="body"/>
        <w:jc w:val="center"/>
      </w:pPr>
      <w:r>
        <w:rPr>
          <w:noProof/>
          <w:position w:val="-22"/>
        </w:rPr>
        <w:drawing>
          <wp:inline distT="0" distB="0" distL="0" distR="0" wp14:anchorId="25762083" wp14:editId="3FC9F584">
            <wp:extent cx="661035" cy="346075"/>
            <wp:effectExtent l="0" t="0" r="0" b="0"/>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r w:rsidR="00AF3822">
        <w:t xml:space="preserve"> , </w:t>
      </w:r>
      <w:r>
        <w:rPr>
          <w:noProof/>
          <w:position w:val="-22"/>
        </w:rPr>
        <w:drawing>
          <wp:inline distT="0" distB="0" distL="0" distR="0" wp14:anchorId="41DC9E12" wp14:editId="47A8FF91">
            <wp:extent cx="661035" cy="346075"/>
            <wp:effectExtent l="0" t="0" r="0" b="0"/>
            <wp:docPr id="160"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p>
    <w:p w14:paraId="23A4E91C" w14:textId="77777777" w:rsidR="00AF3822" w:rsidRDefault="00AF3822" w:rsidP="00AF3822">
      <w:pPr>
        <w:pStyle w:val="body"/>
        <w:jc w:val="both"/>
        <w:rPr>
          <w:rFonts w:ascii="Times New Roman" w:hAnsi="Times New Roman"/>
        </w:rPr>
      </w:pPr>
      <w:r w:rsidRPr="00EA5B35">
        <w:rPr>
          <w:rFonts w:ascii="Times New Roman" w:hAnsi="Times New Roman"/>
        </w:rPr>
        <w:t>Clearly</w:t>
      </w:r>
      <w:r w:rsidR="0015207B">
        <w:rPr>
          <w:rFonts w:ascii="Times New Roman" w:hAnsi="Times New Roman"/>
        </w:rPr>
        <w:t>,</w:t>
      </w:r>
      <w:r w:rsidRPr="00EA5B35">
        <w:rPr>
          <w:rFonts w:ascii="Times New Roman" w:hAnsi="Times New Roman"/>
        </w:rPr>
        <w:t xml:space="preserve">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8C5E56">
        <w:rPr>
          <w:rFonts w:ascii="Times New Roman" w:hAnsi="Times New Roman"/>
          <w:noProof/>
          <w:position w:val="-12"/>
        </w:rPr>
        <w:drawing>
          <wp:inline distT="0" distB="0" distL="0" distR="0" wp14:anchorId="39612E26" wp14:editId="603444CA">
            <wp:extent cx="1019175" cy="203835"/>
            <wp:effectExtent l="0" t="0" r="0" b="0"/>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 Such an approach is sensible for</w:t>
      </w:r>
      <w:r w:rsidR="0015207B">
        <w:rPr>
          <w:rFonts w:ascii="Times New Roman" w:hAnsi="Times New Roman"/>
        </w:rPr>
        <w:t xml:space="preserve"> </w:t>
      </w:r>
      <w:r w:rsidRPr="00EA5B35">
        <w:rPr>
          <w:rFonts w:ascii="Times New Roman" w:hAnsi="Times New Roman"/>
        </w:rPr>
        <w:t xml:space="preserve">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088F9870" w14:textId="77777777" w:rsidR="00AF3822" w:rsidRPr="001F7B2D" w:rsidRDefault="00AF3822" w:rsidP="00AF3822">
      <w:pPr>
        <w:pStyle w:val="body"/>
        <w:outlineLvl w:val="1"/>
        <w:rPr>
          <w:rFonts w:ascii="Times New Roman" w:hAnsi="Times New Roman"/>
          <w:b/>
        </w:rPr>
      </w:pPr>
      <w:bookmarkStart w:id="89" w:name="_Toc66107588"/>
      <w:r w:rsidRPr="001F7B2D">
        <w:rPr>
          <w:rFonts w:ascii="Times New Roman" w:hAnsi="Times New Roman"/>
          <w:b/>
        </w:rPr>
        <w:t>8.4 Miscellaneous Calculation Details</w:t>
      </w:r>
      <w:bookmarkEnd w:id="89"/>
    </w:p>
    <w:p w14:paraId="07D7BC2F"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7A5B1317" w14:textId="77777777" w:rsidR="00AF3822" w:rsidRDefault="00AF3822" w:rsidP="00AF3822">
      <w:pPr>
        <w:pStyle w:val="equation"/>
        <w:tabs>
          <w:tab w:val="clear" w:pos="8640"/>
          <w:tab w:val="right" w:pos="8222"/>
        </w:tabs>
      </w:pPr>
      <w:r>
        <w:tab/>
      </w:r>
      <w:r w:rsidR="008C5E56">
        <w:rPr>
          <w:noProof/>
          <w:position w:val="-76"/>
        </w:rPr>
        <w:drawing>
          <wp:inline distT="0" distB="0" distL="0" distR="0" wp14:anchorId="503FE32E" wp14:editId="3DFB47D5">
            <wp:extent cx="1983105" cy="1025525"/>
            <wp:effectExtent l="0" t="0" r="0" b="0"/>
            <wp:docPr id="162"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83105" cy="1025525"/>
                    </a:xfrm>
                    <a:prstGeom prst="rect">
                      <a:avLst/>
                    </a:prstGeom>
                    <a:noFill/>
                    <a:ln>
                      <a:noFill/>
                    </a:ln>
                  </pic:spPr>
                </pic:pic>
              </a:graphicData>
            </a:graphic>
          </wp:inline>
        </w:drawing>
      </w:r>
      <w:r>
        <w:tab/>
      </w:r>
    </w:p>
    <w:p w14:paraId="12F8462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59A8161D" w14:textId="77777777" w:rsidR="00AF3822" w:rsidRDefault="00AF3822" w:rsidP="00AF3822">
      <w:pPr>
        <w:pStyle w:val="equation"/>
        <w:tabs>
          <w:tab w:val="clear" w:pos="8640"/>
          <w:tab w:val="right" w:pos="8222"/>
        </w:tabs>
      </w:pPr>
      <w:r>
        <w:lastRenderedPageBreak/>
        <w:tab/>
      </w:r>
      <w:r w:rsidR="008C5E56">
        <w:rPr>
          <w:noProof/>
          <w:position w:val="-48"/>
        </w:rPr>
        <w:drawing>
          <wp:inline distT="0" distB="0" distL="0" distR="0" wp14:anchorId="6BFF9456" wp14:editId="46EA9EE7">
            <wp:extent cx="765810" cy="661035"/>
            <wp:effectExtent l="0" t="0" r="0" b="0"/>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5810" cy="661035"/>
                    </a:xfrm>
                    <a:prstGeom prst="rect">
                      <a:avLst/>
                    </a:prstGeom>
                    <a:noFill/>
                    <a:ln>
                      <a:noFill/>
                    </a:ln>
                  </pic:spPr>
                </pic:pic>
              </a:graphicData>
            </a:graphic>
          </wp:inline>
        </w:drawing>
      </w:r>
      <w:r>
        <w:tab/>
      </w:r>
    </w:p>
    <w:p w14:paraId="20654F79"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69A68EE0" w14:textId="77777777" w:rsidR="0015207B" w:rsidRDefault="0015207B" w:rsidP="00AF3822">
      <w:pPr>
        <w:outlineLvl w:val="1"/>
        <w:rPr>
          <w:rFonts w:ascii="Times New Roman" w:hAnsi="Times New Roman"/>
          <w:b/>
          <w:lang w:val="en-GB"/>
        </w:rPr>
      </w:pPr>
    </w:p>
    <w:p w14:paraId="35C410E0" w14:textId="77777777" w:rsidR="00AF3822" w:rsidRPr="005C667E" w:rsidRDefault="00AF3822" w:rsidP="00AF3822">
      <w:pPr>
        <w:outlineLvl w:val="1"/>
        <w:rPr>
          <w:rFonts w:ascii="Times New Roman" w:hAnsi="Times New Roman"/>
          <w:b/>
          <w:lang w:val="en-GB"/>
        </w:rPr>
      </w:pPr>
      <w:bookmarkStart w:id="90" w:name="_Toc66107589"/>
      <w:r>
        <w:rPr>
          <w:rFonts w:ascii="Times New Roman" w:hAnsi="Times New Roman"/>
          <w:b/>
          <w:lang w:val="en-GB"/>
        </w:rPr>
        <w:t>8.5</w:t>
      </w:r>
      <w:r w:rsidRPr="005C667E">
        <w:rPr>
          <w:rFonts w:ascii="Times New Roman" w:hAnsi="Times New Roman"/>
          <w:b/>
          <w:lang w:val="en-GB"/>
        </w:rPr>
        <w:t xml:space="preserve"> </w:t>
      </w:r>
      <w:r>
        <w:rPr>
          <w:rFonts w:ascii="Times New Roman" w:hAnsi="Times New Roman"/>
          <w:b/>
          <w:lang w:val="en-GB"/>
        </w:rPr>
        <w:t xml:space="preserve">Calculating scattering </w:t>
      </w:r>
      <w:proofErr w:type="gramStart"/>
      <w:r>
        <w:rPr>
          <w:rFonts w:ascii="Times New Roman" w:hAnsi="Times New Roman"/>
          <w:b/>
          <w:lang w:val="en-GB"/>
        </w:rPr>
        <w:t>properties</w:t>
      </w:r>
      <w:bookmarkEnd w:id="90"/>
      <w:proofErr w:type="gramEnd"/>
      <w:r>
        <w:rPr>
          <w:rFonts w:ascii="Times New Roman" w:hAnsi="Times New Roman"/>
          <w:b/>
          <w:lang w:val="en-GB"/>
        </w:rPr>
        <w:t xml:space="preserve"> </w:t>
      </w:r>
    </w:p>
    <w:p w14:paraId="3DC831A0" w14:textId="77777777" w:rsidR="00AF3822" w:rsidRPr="005C667E" w:rsidRDefault="00AF3822" w:rsidP="00AF3822">
      <w:pPr>
        <w:rPr>
          <w:rFonts w:ascii="Times New Roman" w:hAnsi="Times New Roman"/>
          <w:lang w:val="en-GB"/>
        </w:rPr>
      </w:pPr>
    </w:p>
    <w:p w14:paraId="44248F35"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 discussed previously.</w:t>
      </w:r>
      <w:r w:rsidR="00BC7BA9">
        <w:rPr>
          <w:rFonts w:ascii="Times New Roman" w:hAnsi="Times New Roman"/>
          <w:lang w:val="en-GB"/>
        </w:rPr>
        <w:t xml:space="preserve">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w:t>
      </w:r>
      <w:r w:rsidR="00BC7BA9">
        <w:rPr>
          <w:rFonts w:ascii="Times New Roman" w:hAnsi="Times New Roman"/>
          <w:lang w:val="en-GB"/>
        </w:rPr>
        <w:t xml:space="preserve"> However, </w:t>
      </w:r>
      <w:r w:rsidRPr="005C667E">
        <w:rPr>
          <w:rFonts w:ascii="Times New Roman" w:hAnsi="Times New Roman"/>
          <w:lang w:val="en-GB"/>
        </w:rPr>
        <w:t>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4996B40D" w14:textId="77777777" w:rsidR="00AF3822" w:rsidRDefault="00AF3822" w:rsidP="00AF3822">
      <w:pPr>
        <w:rPr>
          <w:rFonts w:ascii="Times New Roman" w:hAnsi="Times New Roman"/>
          <w:lang w:val="en-GB"/>
        </w:rPr>
      </w:pPr>
    </w:p>
    <w:p w14:paraId="358641B9" w14:textId="77777777" w:rsidR="00AF3822" w:rsidRPr="00B251C5" w:rsidRDefault="00AF3822" w:rsidP="00AF3822">
      <w:pPr>
        <w:outlineLvl w:val="2"/>
        <w:rPr>
          <w:rFonts w:ascii="Times New Roman" w:hAnsi="Times New Roman"/>
          <w:b/>
          <w:lang w:val="en-GB"/>
        </w:rPr>
      </w:pPr>
      <w:bookmarkStart w:id="91" w:name="_Toc66107590"/>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proofErr w:type="gramStart"/>
      <w:r w:rsidRPr="00B251C5">
        <w:rPr>
          <w:rFonts w:ascii="Times New Roman" w:hAnsi="Times New Roman"/>
          <w:b/>
          <w:u w:val="single"/>
          <w:lang w:val="en-GB"/>
        </w:rPr>
        <w:t>Makephase</w:t>
      </w:r>
      <w:bookmarkEnd w:id="91"/>
      <w:proofErr w:type="spellEnd"/>
      <w:proofErr w:type="gramEnd"/>
    </w:p>
    <w:p w14:paraId="7A94185E" w14:textId="77777777" w:rsidR="00AF3822" w:rsidRPr="005C667E" w:rsidRDefault="00AF3822" w:rsidP="00AF3822">
      <w:pPr>
        <w:rPr>
          <w:rFonts w:ascii="Times New Roman" w:hAnsi="Times New Roman"/>
          <w:lang w:val="en-GB"/>
        </w:rPr>
      </w:pPr>
    </w:p>
    <w:p w14:paraId="1E77B6E7"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w:t>
      </w:r>
      <w:r w:rsidR="00BC7BA9">
        <w:rPr>
          <w:rFonts w:ascii="Times New Roman" w:hAnsi="Times New Roman"/>
          <w:lang w:val="en-GB"/>
        </w:rPr>
        <w:t>i.e.,</w:t>
      </w:r>
      <w:r>
        <w:rPr>
          <w:rFonts w:ascii="Times New Roman" w:hAnsi="Times New Roman"/>
          <w:lang w:val="en-GB"/>
        </w:rPr>
        <w:t xml:space="preserve"> composition, radius, size distribution)</w:t>
      </w:r>
      <w:r w:rsidRPr="005C667E">
        <w:rPr>
          <w:rFonts w:ascii="Times New Roman" w:hAnsi="Times New Roman"/>
          <w:lang w:val="en-GB"/>
        </w:rPr>
        <w:t>:</w:t>
      </w:r>
    </w:p>
    <w:p w14:paraId="71B06CF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18524B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82757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w:t>
      </w:r>
      <w:proofErr w:type="gramStart"/>
      <w:r w:rsidRPr="005C667E">
        <w:rPr>
          <w:rFonts w:ascii="Times New Roman" w:hAnsi="Times New Roman"/>
          <w:lang w:val="en-GB"/>
        </w:rPr>
        <w:t>:  (</w:t>
      </w:r>
      <w:proofErr w:type="gramEnd"/>
      <w:r w:rsidRPr="005C667E">
        <w:rPr>
          <w:rFonts w:ascii="Times New Roman" w:hAnsi="Times New Roman"/>
          <w:lang w:val="en-GB"/>
        </w:rPr>
        <w:t>start / end / delta)</w:t>
      </w:r>
    </w:p>
    <w:p w14:paraId="086109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0DC2CB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4F784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B2A2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2E2063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2BA7D1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0257B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190485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5D888A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5A3F9FDF" w14:textId="77777777" w:rsidR="00AF3822" w:rsidRPr="005C667E" w:rsidRDefault="00AF3822" w:rsidP="00AF3822">
      <w:pPr>
        <w:rPr>
          <w:rFonts w:ascii="Times New Roman" w:hAnsi="Times New Roman"/>
          <w:lang w:val="en-GB"/>
        </w:rPr>
      </w:pPr>
    </w:p>
    <w:p w14:paraId="55E509B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4EB2E4A2" w14:textId="77777777" w:rsidR="00AF3822" w:rsidRPr="005C667E" w:rsidRDefault="00AF3822" w:rsidP="00AF3822">
      <w:pPr>
        <w:rPr>
          <w:rFonts w:ascii="Times New Roman" w:hAnsi="Times New Roman"/>
          <w:lang w:val="en-GB"/>
        </w:rPr>
      </w:pPr>
    </w:p>
    <w:p w14:paraId="3FFA00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74EA87ED" w14:textId="77777777" w:rsidR="00AF3822" w:rsidRPr="005C667E" w:rsidRDefault="00AF3822" w:rsidP="00AF3822">
      <w:pPr>
        <w:rPr>
          <w:rFonts w:ascii="Times New Roman" w:hAnsi="Times New Roman"/>
          <w:u w:val="single"/>
          <w:lang w:val="en-GB"/>
        </w:rPr>
      </w:pPr>
    </w:p>
    <w:p w14:paraId="646D75E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650DA7C" w14:textId="77777777" w:rsidR="00AF3822" w:rsidRPr="005C667E" w:rsidRDefault="00AF3822" w:rsidP="00AF3822">
      <w:pPr>
        <w:rPr>
          <w:rFonts w:ascii="Times New Roman" w:hAnsi="Times New Roman"/>
          <w:lang w:val="en-GB"/>
        </w:rPr>
      </w:pPr>
    </w:p>
    <w:p w14:paraId="76DAB06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lastRenderedPageBreak/>
        <w:drawing>
          <wp:inline distT="0" distB="0" distL="0" distR="0" wp14:anchorId="31DEE0E8" wp14:editId="4E66E7B7">
            <wp:extent cx="1198880" cy="203835"/>
            <wp:effectExtent l="0" t="0" r="0" b="0"/>
            <wp:docPr id="164"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98880" cy="203835"/>
                    </a:xfrm>
                    <a:prstGeom prst="rect">
                      <a:avLst/>
                    </a:prstGeom>
                    <a:noFill/>
                    <a:ln>
                      <a:noFill/>
                    </a:ln>
                  </pic:spPr>
                </pic:pic>
              </a:graphicData>
            </a:graphic>
          </wp:inline>
        </w:drawing>
      </w:r>
    </w:p>
    <w:p w14:paraId="3EADFB5E" w14:textId="77777777" w:rsidR="00AF3822" w:rsidRPr="005C667E" w:rsidRDefault="00AF3822" w:rsidP="00AF3822">
      <w:pPr>
        <w:rPr>
          <w:rFonts w:ascii="Times New Roman" w:hAnsi="Times New Roman"/>
          <w:u w:val="single"/>
          <w:lang w:val="en-GB"/>
        </w:rPr>
      </w:pPr>
    </w:p>
    <w:p w14:paraId="339115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5FF471E0" w14:textId="77777777" w:rsidR="00AF3822" w:rsidRPr="005C667E" w:rsidRDefault="00AF3822" w:rsidP="00AF3822">
      <w:pPr>
        <w:rPr>
          <w:rFonts w:ascii="Times New Roman" w:hAnsi="Times New Roman"/>
          <w:lang w:val="en-GB"/>
        </w:rPr>
      </w:pPr>
    </w:p>
    <w:p w14:paraId="3FC18C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7F3004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703C65C1"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w:t>
      </w:r>
      <w:proofErr w:type="gramStart"/>
      <w:r w:rsidRPr="005C667E">
        <w:rPr>
          <w:rFonts w:ascii="Times New Roman" w:hAnsi="Times New Roman"/>
          <w:lang w:val="en-GB"/>
        </w:rPr>
        <w:t>manually</w:t>
      </w:r>
      <w:proofErr w:type="gramEnd"/>
    </w:p>
    <w:p w14:paraId="58188317" w14:textId="77777777" w:rsidR="00AF3822" w:rsidRPr="005C667E" w:rsidRDefault="00AF3822" w:rsidP="00AF3822">
      <w:pPr>
        <w:rPr>
          <w:rFonts w:ascii="Times New Roman" w:hAnsi="Times New Roman"/>
          <w:u w:val="single"/>
          <w:lang w:val="en-GB"/>
        </w:rPr>
      </w:pPr>
    </w:p>
    <w:p w14:paraId="3F69EB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5D79F89C" w14:textId="77777777" w:rsidR="00AF3822" w:rsidRPr="005C667E" w:rsidRDefault="00AF3822" w:rsidP="00AF3822">
      <w:pPr>
        <w:rPr>
          <w:rFonts w:ascii="Times New Roman" w:hAnsi="Times New Roman"/>
          <w:u w:val="single"/>
          <w:lang w:val="en-GB"/>
        </w:rPr>
      </w:pPr>
    </w:p>
    <w:p w14:paraId="2B43591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51BE31E1" w14:textId="77777777" w:rsidR="00AF3822" w:rsidRPr="005C667E" w:rsidRDefault="00AF3822" w:rsidP="00AF3822">
      <w:pPr>
        <w:rPr>
          <w:rFonts w:ascii="Times New Roman" w:hAnsi="Times New Roman"/>
          <w:u w:val="single"/>
          <w:lang w:val="en-GB"/>
        </w:rPr>
      </w:pPr>
    </w:p>
    <w:p w14:paraId="088C731D"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0F28C201" w14:textId="77777777" w:rsidR="00AF3822" w:rsidRPr="005C667E" w:rsidRDefault="00AF3822" w:rsidP="00AF3822">
      <w:pPr>
        <w:rPr>
          <w:rFonts w:ascii="Times New Roman" w:hAnsi="Times New Roman"/>
          <w:lang w:val="en-GB"/>
        </w:rPr>
      </w:pPr>
    </w:p>
    <w:p w14:paraId="29A7691F"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2"/>
          <w:lang w:val="en-GB"/>
        </w:rPr>
        <w:drawing>
          <wp:inline distT="0" distB="0" distL="0" distR="0" wp14:anchorId="5CD4439A" wp14:editId="563248E8">
            <wp:extent cx="2230120" cy="352425"/>
            <wp:effectExtent l="0" t="0" r="0" b="0"/>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30120" cy="352425"/>
                    </a:xfrm>
                    <a:prstGeom prst="rect">
                      <a:avLst/>
                    </a:prstGeom>
                    <a:noFill/>
                    <a:ln>
                      <a:noFill/>
                    </a:ln>
                  </pic:spPr>
                </pic:pic>
              </a:graphicData>
            </a:graphic>
          </wp:inline>
        </w:drawing>
      </w:r>
    </w:p>
    <w:p w14:paraId="16788C0D" w14:textId="77777777" w:rsidR="00AF3822" w:rsidRPr="005C667E" w:rsidRDefault="00AF3822" w:rsidP="00AF3822">
      <w:pPr>
        <w:rPr>
          <w:rFonts w:ascii="Times New Roman" w:hAnsi="Times New Roman"/>
          <w:u w:val="single"/>
          <w:lang w:val="en-GB"/>
        </w:rPr>
      </w:pPr>
    </w:p>
    <w:p w14:paraId="29A194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proofErr w:type="gramStart"/>
      <w:r w:rsidRPr="005C667E">
        <w:rPr>
          <w:rFonts w:ascii="Times New Roman" w:hAnsi="Times New Roman"/>
          <w:lang w:val="en-GB"/>
        </w:rPr>
        <w:t>) .</w:t>
      </w:r>
      <w:proofErr w:type="gramEnd"/>
    </w:p>
    <w:p w14:paraId="36CFD063" w14:textId="77777777" w:rsidR="00AF3822" w:rsidRPr="005C667E" w:rsidRDefault="00AF3822" w:rsidP="00AF3822">
      <w:pPr>
        <w:rPr>
          <w:rFonts w:ascii="Times New Roman" w:hAnsi="Times New Roman"/>
          <w:lang w:val="en-GB"/>
        </w:rPr>
      </w:pPr>
    </w:p>
    <w:p w14:paraId="5D7A2F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336AB07A" w14:textId="77777777" w:rsidR="00AF3822" w:rsidRPr="005C667E" w:rsidRDefault="00AF3822" w:rsidP="00AF3822">
      <w:pPr>
        <w:rPr>
          <w:rFonts w:ascii="Times New Roman" w:hAnsi="Times New Roman"/>
          <w:lang w:val="en-GB"/>
        </w:rPr>
      </w:pPr>
    </w:p>
    <w:p w14:paraId="1F01141C"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076D3D35" w14:textId="77777777" w:rsidR="00AF3822" w:rsidRPr="005C667E" w:rsidRDefault="00AF3822" w:rsidP="00AF3822">
      <w:pPr>
        <w:rPr>
          <w:rFonts w:ascii="Times New Roman" w:hAnsi="Times New Roman"/>
          <w:lang w:val="en-GB"/>
        </w:rPr>
      </w:pPr>
    </w:p>
    <w:p w14:paraId="04D1D5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00EDC3AD" w14:textId="77777777" w:rsidR="00AF3822" w:rsidRPr="005C667E" w:rsidRDefault="00AF3822" w:rsidP="00AF3822">
      <w:pPr>
        <w:rPr>
          <w:rFonts w:ascii="Times New Roman" w:hAnsi="Times New Roman"/>
          <w:lang w:val="en-GB"/>
        </w:rPr>
      </w:pPr>
    </w:p>
    <w:p w14:paraId="3C7880C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75F0AC87" w14:textId="77777777" w:rsidR="00AF3822" w:rsidRPr="005C667E" w:rsidRDefault="00AF3822" w:rsidP="00AF3822">
      <w:pPr>
        <w:rPr>
          <w:rFonts w:ascii="Times New Roman" w:hAnsi="Times New Roman"/>
          <w:lang w:val="en-GB"/>
        </w:rPr>
      </w:pPr>
    </w:p>
    <w:p w14:paraId="2D17ADB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070ADFD" w14:textId="77777777" w:rsidR="00AF3822" w:rsidRPr="005C667E" w:rsidRDefault="00AF3822" w:rsidP="00AF3822">
      <w:pPr>
        <w:rPr>
          <w:rFonts w:ascii="Times New Roman" w:hAnsi="Times New Roman"/>
          <w:lang w:val="en-GB"/>
        </w:rPr>
      </w:pPr>
    </w:p>
    <w:p w14:paraId="7DCF6839"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18DE3E15" w14:textId="77777777" w:rsidR="00AF3822" w:rsidRPr="005C667E" w:rsidRDefault="00AF3822" w:rsidP="00AF3822">
      <w:pPr>
        <w:rPr>
          <w:rFonts w:ascii="Times New Roman" w:hAnsi="Times New Roman"/>
          <w:u w:val="single"/>
          <w:lang w:val="en-GB"/>
        </w:rPr>
      </w:pPr>
    </w:p>
    <w:p w14:paraId="210075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29B7392B" w14:textId="77777777" w:rsidR="00AF3822" w:rsidRPr="005C667E" w:rsidRDefault="00AF3822" w:rsidP="00AF3822">
      <w:pPr>
        <w:rPr>
          <w:rFonts w:ascii="Times New Roman" w:hAnsi="Times New Roman"/>
          <w:lang w:val="en-GB"/>
        </w:rPr>
      </w:pPr>
    </w:p>
    <w:p w14:paraId="7518E6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t>
      </w:r>
      <w:proofErr w:type="gramStart"/>
      <w:r w:rsidRPr="005C667E">
        <w:rPr>
          <w:rFonts w:ascii="Times New Roman" w:hAnsi="Times New Roman"/>
          <w:lang w:val="en-GB"/>
        </w:rPr>
        <w:t>wavelength</w:t>
      </w:r>
      <w:proofErr w:type="gramEnd"/>
    </w:p>
    <w:p w14:paraId="575C6CC4" w14:textId="77777777" w:rsidR="00AF3822" w:rsidRPr="005C667E" w:rsidRDefault="00AF3822" w:rsidP="00AF3822">
      <w:pPr>
        <w:rPr>
          <w:rFonts w:ascii="Times New Roman" w:hAnsi="Times New Roman"/>
          <w:lang w:val="en-GB"/>
        </w:rPr>
      </w:pPr>
    </w:p>
    <w:p w14:paraId="0FC590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2955488F" w14:textId="77777777" w:rsidR="00AF3822" w:rsidRPr="005C667E" w:rsidRDefault="00AF3822" w:rsidP="00AF3822">
      <w:pPr>
        <w:rPr>
          <w:rFonts w:ascii="Times New Roman" w:hAnsi="Times New Roman"/>
          <w:lang w:val="en-GB"/>
        </w:rPr>
      </w:pPr>
    </w:p>
    <w:p w14:paraId="47CD70D6"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F6EA83F" w14:textId="77777777" w:rsidR="00AF3822" w:rsidRPr="005C667E" w:rsidRDefault="008C5E56" w:rsidP="00AF3822">
      <w:pPr>
        <w:jc w:val="center"/>
        <w:rPr>
          <w:rFonts w:ascii="Times New Roman" w:hAnsi="Times New Roman"/>
          <w:lang w:val="en-GB"/>
        </w:rPr>
      </w:pPr>
      <w:r>
        <w:rPr>
          <w:rFonts w:ascii="Times New Roman" w:hAnsi="Times New Roman"/>
          <w:noProof/>
          <w:position w:val="-126"/>
          <w:lang w:val="en-GB"/>
        </w:rPr>
        <w:lastRenderedPageBreak/>
        <w:drawing>
          <wp:inline distT="0" distB="0" distL="0" distR="0" wp14:anchorId="6223BD94" wp14:editId="102CB3AE">
            <wp:extent cx="4417695" cy="1680210"/>
            <wp:effectExtent l="0" t="0" r="0" b="0"/>
            <wp:docPr id="166"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pic:cNvPicPr>
                      <a:picLocks/>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417695" cy="1680210"/>
                    </a:xfrm>
                    <a:prstGeom prst="rect">
                      <a:avLst/>
                    </a:prstGeom>
                    <a:noFill/>
                    <a:ln>
                      <a:noFill/>
                    </a:ln>
                  </pic:spPr>
                </pic:pic>
              </a:graphicData>
            </a:graphic>
          </wp:inline>
        </w:drawing>
      </w:r>
    </w:p>
    <w:p w14:paraId="43393EF2" w14:textId="77777777" w:rsidR="00AF3822" w:rsidRPr="005C667E" w:rsidRDefault="00AF3822" w:rsidP="00AF3822">
      <w:pPr>
        <w:rPr>
          <w:rFonts w:ascii="Times New Roman" w:hAnsi="Times New Roman"/>
          <w:b/>
          <w:lang w:val="en-GB"/>
        </w:rPr>
      </w:pPr>
    </w:p>
    <w:p w14:paraId="06309D6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12129FC8" w14:textId="77777777" w:rsidR="00AF3822" w:rsidRPr="005C667E" w:rsidRDefault="00AF3822" w:rsidP="00AF3822">
      <w:pPr>
        <w:rPr>
          <w:rFonts w:ascii="Times New Roman" w:hAnsi="Times New Roman"/>
          <w:lang w:val="en-GB"/>
        </w:rPr>
      </w:pPr>
    </w:p>
    <w:p w14:paraId="6F8873B3"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cross section and single scattering albedo.</w:t>
      </w:r>
    </w:p>
    <w:p w14:paraId="60CB9522" w14:textId="77777777" w:rsidR="00AF3822" w:rsidRPr="005C667E" w:rsidRDefault="00AF3822" w:rsidP="00AF3822">
      <w:pPr>
        <w:rPr>
          <w:rFonts w:ascii="Times New Roman" w:hAnsi="Times New Roman"/>
          <w:lang w:val="en-GB"/>
        </w:rPr>
      </w:pPr>
    </w:p>
    <w:p w14:paraId="7D2523F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14E1F382" w14:textId="77777777" w:rsidR="00AF3822" w:rsidRPr="005C667E" w:rsidRDefault="00AF3822" w:rsidP="00AF3822">
      <w:pPr>
        <w:rPr>
          <w:rFonts w:ascii="Times New Roman" w:hAnsi="Times New Roman"/>
          <w:lang w:val="en-GB"/>
        </w:rPr>
      </w:pPr>
    </w:p>
    <w:p w14:paraId="3B47730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3F13D0B8" w14:textId="77777777" w:rsidR="00AF3822" w:rsidRPr="005C667E" w:rsidRDefault="008C5E56" w:rsidP="00AF3822">
      <w:pPr>
        <w:jc w:val="center"/>
        <w:rPr>
          <w:rFonts w:ascii="Times New Roman" w:hAnsi="Times New Roman"/>
          <w:lang w:val="en-GB"/>
        </w:rPr>
      </w:pPr>
      <w:r>
        <w:rPr>
          <w:rFonts w:ascii="Times New Roman" w:hAnsi="Times New Roman"/>
          <w:noProof/>
          <w:position w:val="-110"/>
          <w:lang w:val="en-GB"/>
        </w:rPr>
        <w:drawing>
          <wp:inline distT="0" distB="0" distL="0" distR="0" wp14:anchorId="1DF5D6AE" wp14:editId="7B399B16">
            <wp:extent cx="1544320" cy="1377950"/>
            <wp:effectExtent l="0" t="0" r="0" b="0"/>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pic:cNvPicPr>
                      <a:picLocks/>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44320" cy="1377950"/>
                    </a:xfrm>
                    <a:prstGeom prst="rect">
                      <a:avLst/>
                    </a:prstGeom>
                    <a:noFill/>
                    <a:ln>
                      <a:noFill/>
                    </a:ln>
                  </pic:spPr>
                </pic:pic>
              </a:graphicData>
            </a:graphic>
          </wp:inline>
        </w:drawing>
      </w:r>
    </w:p>
    <w:p w14:paraId="763AF723" w14:textId="77777777" w:rsidR="00AF3822" w:rsidRPr="005C667E" w:rsidRDefault="00AF3822" w:rsidP="00AF3822">
      <w:pPr>
        <w:rPr>
          <w:rFonts w:ascii="Times New Roman" w:hAnsi="Times New Roman"/>
          <w:lang w:val="en-GB"/>
        </w:rPr>
      </w:pPr>
    </w:p>
    <w:p w14:paraId="4F27E0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47E8895E" w14:textId="77777777" w:rsidR="00AF3822" w:rsidRPr="005C667E" w:rsidRDefault="00AF3822" w:rsidP="00AF3822">
      <w:pPr>
        <w:rPr>
          <w:rFonts w:ascii="Times New Roman" w:hAnsi="Times New Roman"/>
          <w:lang w:val="en-GB"/>
        </w:rPr>
      </w:pPr>
    </w:p>
    <w:p w14:paraId="3EEAB404" w14:textId="77777777" w:rsidR="00AF3822" w:rsidRPr="005C667E" w:rsidRDefault="008C5E56" w:rsidP="00AF3822">
      <w:pPr>
        <w:jc w:val="center"/>
        <w:rPr>
          <w:rFonts w:ascii="Times New Roman" w:hAnsi="Times New Roman"/>
          <w:lang w:val="en-GB"/>
        </w:rPr>
      </w:pPr>
      <w:r>
        <w:rPr>
          <w:rFonts w:ascii="Times New Roman" w:hAnsi="Times New Roman"/>
          <w:noProof/>
          <w:position w:val="-46"/>
          <w:lang w:val="en-GB"/>
        </w:rPr>
        <w:drawing>
          <wp:inline distT="0" distB="0" distL="0" distR="0" wp14:anchorId="6BFF9EF0" wp14:editId="48815872">
            <wp:extent cx="2113280" cy="661035"/>
            <wp:effectExtent l="0" t="0" r="0" b="0"/>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3280" cy="661035"/>
                    </a:xfrm>
                    <a:prstGeom prst="rect">
                      <a:avLst/>
                    </a:prstGeom>
                    <a:noFill/>
                    <a:ln>
                      <a:noFill/>
                    </a:ln>
                  </pic:spPr>
                </pic:pic>
              </a:graphicData>
            </a:graphic>
          </wp:inline>
        </w:drawing>
      </w:r>
    </w:p>
    <w:p w14:paraId="4D08C1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63EB0FF0" w14:textId="77777777" w:rsidR="00AF3822" w:rsidRPr="005C667E" w:rsidRDefault="00AF3822" w:rsidP="00AF3822">
      <w:pPr>
        <w:jc w:val="left"/>
        <w:rPr>
          <w:rFonts w:ascii="Times New Roman" w:hAnsi="Times New Roman"/>
          <w:lang w:val="en-GB"/>
        </w:rPr>
      </w:pPr>
    </w:p>
    <w:p w14:paraId="4BCF59E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CB8EC73" w14:textId="77777777" w:rsidR="00AF3822" w:rsidRDefault="00AF3822" w:rsidP="00AF3822">
      <w:pPr>
        <w:jc w:val="left"/>
        <w:rPr>
          <w:rFonts w:ascii="Times New Roman" w:hAnsi="Times New Roman"/>
          <w:lang w:val="en-GB"/>
        </w:rPr>
      </w:pPr>
    </w:p>
    <w:p w14:paraId="0D53E972" w14:textId="77777777" w:rsidR="00AF3822" w:rsidRPr="00B251C5" w:rsidRDefault="00AF3822" w:rsidP="00AF3822">
      <w:pPr>
        <w:outlineLvl w:val="2"/>
        <w:rPr>
          <w:rFonts w:ascii="Times New Roman" w:hAnsi="Times New Roman"/>
          <w:b/>
          <w:lang w:val="en-GB"/>
        </w:rPr>
      </w:pPr>
      <w:bookmarkStart w:id="92" w:name="_Toc66107591"/>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 xml:space="preserve">Format of </w:t>
      </w:r>
      <w:proofErr w:type="gramStart"/>
      <w:r>
        <w:rPr>
          <w:rFonts w:ascii="Times New Roman" w:hAnsi="Times New Roman"/>
          <w:b/>
          <w:lang w:val="en-GB"/>
        </w:rPr>
        <w:t>‘.</w:t>
      </w:r>
      <w:proofErr w:type="spellStart"/>
      <w:r>
        <w:rPr>
          <w:rFonts w:ascii="Times New Roman" w:hAnsi="Times New Roman"/>
          <w:b/>
          <w:lang w:val="en-GB"/>
        </w:rPr>
        <w:t>sca</w:t>
      </w:r>
      <w:proofErr w:type="spellEnd"/>
      <w:proofErr w:type="gramEnd"/>
      <w:r>
        <w:rPr>
          <w:rFonts w:ascii="Times New Roman" w:hAnsi="Times New Roman"/>
          <w:b/>
          <w:lang w:val="en-GB"/>
        </w:rPr>
        <w:t>’ file.</w:t>
      </w:r>
      <w:bookmarkEnd w:id="92"/>
    </w:p>
    <w:p w14:paraId="672F8304" w14:textId="77777777" w:rsidR="00AF3822" w:rsidRDefault="00AF3822" w:rsidP="00AF3822">
      <w:pPr>
        <w:rPr>
          <w:rFonts w:ascii="Times New Roman" w:hAnsi="Times New Roman"/>
          <w:lang w:val="en-GB"/>
        </w:rPr>
      </w:pPr>
    </w:p>
    <w:p w14:paraId="24C23108" w14:textId="77777777" w:rsidR="00AF3822"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48DFCE0E" w14:textId="77777777" w:rsidR="0015207B" w:rsidRDefault="0015207B" w:rsidP="00AF3822">
      <w:pPr>
        <w:rPr>
          <w:rFonts w:ascii="Times New Roman" w:hAnsi="Times New Roman"/>
          <w:lang w:val="en-GB"/>
        </w:rPr>
      </w:pPr>
    </w:p>
    <w:p w14:paraId="4CF0DA3C" w14:textId="77777777" w:rsidR="0015207B" w:rsidRDefault="0015207B" w:rsidP="00AF3822">
      <w:pPr>
        <w:rPr>
          <w:rFonts w:ascii="Times New Roman" w:hAnsi="Times New Roman"/>
          <w:lang w:val="en-GB"/>
        </w:rPr>
      </w:pPr>
    </w:p>
    <w:p w14:paraId="4EF0FFE5" w14:textId="77777777" w:rsidR="0015207B" w:rsidRPr="005C667E" w:rsidRDefault="0015207B" w:rsidP="00AF3822">
      <w:pPr>
        <w:rPr>
          <w:rFonts w:ascii="Times New Roman" w:hAnsi="Times New Roman"/>
          <w:lang w:val="en-GB"/>
        </w:rPr>
      </w:pPr>
    </w:p>
    <w:p w14:paraId="0E95D4B4" w14:textId="77777777" w:rsidR="00AF3822" w:rsidRPr="005C667E" w:rsidRDefault="00AF3822" w:rsidP="00AF3822">
      <w:pPr>
        <w:rPr>
          <w:rFonts w:ascii="Times New Roman" w:hAnsi="Times New Roman"/>
          <w:lang w:val="en-GB"/>
        </w:rPr>
      </w:pPr>
    </w:p>
    <w:p w14:paraId="250DAF1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w:t>
      </w:r>
      <w:proofErr w:type="gramStart"/>
      <w:r w:rsidRPr="005C667E">
        <w:rPr>
          <w:rFonts w:ascii="Times New Roman" w:hAnsi="Times New Roman"/>
          <w:lang w:val="en-GB"/>
        </w:rPr>
        <w:t>18/11/94</w:t>
      </w:r>
      <w:proofErr w:type="gramEnd"/>
    </w:p>
    <w:p w14:paraId="1902096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21</w:t>
      </w:r>
    </w:p>
    <w:p w14:paraId="7E3063C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w:t>
      </w:r>
      <w:proofErr w:type="gramStart"/>
      <w:r w:rsidRPr="001A7BF3">
        <w:rPr>
          <w:rFonts w:ascii="Times New Roman" w:hAnsi="Times New Roman"/>
          <w:lang w:val="de-DE"/>
        </w:rPr>
        <w:t>002  7.566327910711329E</w:t>
      </w:r>
      <w:proofErr w:type="gramEnd"/>
      <w:r w:rsidRPr="001A7BF3">
        <w:rPr>
          <w:rFonts w:ascii="Times New Roman" w:hAnsi="Times New Roman"/>
          <w:lang w:val="de-DE"/>
        </w:rPr>
        <w:t>-002</w:t>
      </w:r>
    </w:p>
    <w:p w14:paraId="21719B1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1E56D5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043974C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2B41AA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112BFB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5F5AC4E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384055A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172337B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3D1E5DD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51022D6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5B94F3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C3F24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1D58FC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79E401A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3B2113B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7EFEA44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9F227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29D286C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0C896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0F9816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89FC9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isol</w:t>
      </w:r>
      <w:proofErr w:type="spellEnd"/>
    </w:p>
    <w:p w14:paraId="050BB94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r w:rsidRPr="005C667E">
        <w:rPr>
          <w:rFonts w:ascii="Times New Roman" w:hAnsi="Times New Roman"/>
          <w:lang w:val="en-GB"/>
        </w:rPr>
        <w:t>dist</w:t>
      </w:r>
      <w:proofErr w:type="spellEnd"/>
    </w:p>
    <w:p w14:paraId="2DCF62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r w:rsidRPr="005C667E">
        <w:rPr>
          <w:rFonts w:ascii="Times New Roman" w:hAnsi="Times New Roman"/>
          <w:lang w:val="en-GB"/>
        </w:rPr>
        <w:t>lowbc</w:t>
      </w:r>
      <w:proofErr w:type="spellEnd"/>
    </w:p>
    <w:p w14:paraId="080F6C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galb</w:t>
      </w:r>
      <w:proofErr w:type="spellEnd"/>
    </w:p>
    <w:p w14:paraId="52B8E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Pr>
          <w:rFonts w:ascii="Times New Roman" w:hAnsi="Times New Roman"/>
          <w:lang w:val="en-GB"/>
        </w:rPr>
        <w:t>sol_ang,emiss_ang</w:t>
      </w:r>
      <w:proofErr w:type="spellEnd"/>
    </w:p>
    <w:p w14:paraId="19D6A0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aphi</w:t>
      </w:r>
      <w:proofErr w:type="spellEnd"/>
    </w:p>
    <w:p w14:paraId="59E45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2882F5A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 xml:space="preserve">3                                     ! </w:t>
      </w:r>
      <w:proofErr w:type="spellStart"/>
      <w:r w:rsidRPr="001A7BF3">
        <w:rPr>
          <w:rFonts w:ascii="Times New Roman" w:hAnsi="Times New Roman"/>
          <w:lang w:val="fr-CA"/>
        </w:rPr>
        <w:t>ncont</w:t>
      </w:r>
      <w:proofErr w:type="spellEnd"/>
    </w:p>
    <w:p w14:paraId="4315B5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iscat</w:t>
      </w:r>
      <w:proofErr w:type="spellEnd"/>
      <w:r w:rsidRPr="001A7BF3">
        <w:rPr>
          <w:rFonts w:ascii="Times New Roman" w:hAnsi="Times New Roman"/>
          <w:lang w:val="fr-CA"/>
        </w:rPr>
        <w:t>(</w:t>
      </w:r>
      <w:proofErr w:type="gramEnd"/>
      <w:r w:rsidRPr="001A7BF3">
        <w:rPr>
          <w:rFonts w:ascii="Times New Roman" w:hAnsi="Times New Roman"/>
          <w:lang w:val="fr-CA"/>
        </w:rPr>
        <w:t>1)</w:t>
      </w:r>
    </w:p>
    <w:p w14:paraId="32E36F9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norm</w:t>
      </w:r>
      <w:proofErr w:type="spellEnd"/>
      <w:r w:rsidRPr="001A7BF3">
        <w:rPr>
          <w:rFonts w:ascii="Times New Roman" w:hAnsi="Times New Roman"/>
          <w:lang w:val="fr-CA"/>
        </w:rPr>
        <w:t>(</w:t>
      </w:r>
      <w:proofErr w:type="gramEnd"/>
      <w:r w:rsidRPr="001A7BF3">
        <w:rPr>
          <w:rFonts w:ascii="Times New Roman" w:hAnsi="Times New Roman"/>
          <w:lang w:val="fr-CA"/>
        </w:rPr>
        <w:t>1)</w:t>
      </w:r>
    </w:p>
    <w:p w14:paraId="5A3CCD9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spellStart"/>
      <w:proofErr w:type="gramStart"/>
      <w:r w:rsidRPr="001A7BF3">
        <w:rPr>
          <w:rFonts w:ascii="Times New Roman" w:hAnsi="Times New Roman"/>
          <w:lang w:val="fr-CA"/>
        </w:rPr>
        <w:t>ncons</w:t>
      </w:r>
      <w:proofErr w:type="spellEnd"/>
      <w:r w:rsidRPr="001A7BF3">
        <w:rPr>
          <w:rFonts w:ascii="Times New Roman" w:hAnsi="Times New Roman"/>
          <w:lang w:val="fr-CA"/>
        </w:rPr>
        <w:t>(</w:t>
      </w:r>
      <w:proofErr w:type="gramEnd"/>
      <w:r w:rsidRPr="001A7BF3">
        <w:rPr>
          <w:rFonts w:ascii="Times New Roman" w:hAnsi="Times New Roman"/>
          <w:lang w:val="fr-CA"/>
        </w:rPr>
        <w:t>1)</w:t>
      </w:r>
    </w:p>
    <w:p w14:paraId="69A917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iscat</w:t>
      </w:r>
      <w:proofErr w:type="spellEnd"/>
      <w:r w:rsidRPr="001A7BF3">
        <w:rPr>
          <w:rFonts w:ascii="Times New Roman" w:hAnsi="Times New Roman"/>
          <w:lang w:val="fr-CA"/>
        </w:rPr>
        <w:t>(</w:t>
      </w:r>
      <w:proofErr w:type="gramEnd"/>
      <w:r w:rsidRPr="001A7BF3">
        <w:rPr>
          <w:rFonts w:ascii="Times New Roman" w:hAnsi="Times New Roman"/>
          <w:lang w:val="fr-CA"/>
        </w:rPr>
        <w:t>2)</w:t>
      </w:r>
    </w:p>
    <w:p w14:paraId="16F60D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norm(2)</w:t>
      </w:r>
    </w:p>
    <w:p w14:paraId="7879FF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ncons</w:t>
      </w:r>
      <w:proofErr w:type="spellEnd"/>
      <w:r w:rsidRPr="005C667E">
        <w:rPr>
          <w:rFonts w:ascii="Times New Roman" w:hAnsi="Times New Roman"/>
          <w:lang w:val="en-GB"/>
        </w:rPr>
        <w:t>(2)</w:t>
      </w:r>
    </w:p>
    <w:p w14:paraId="7B5A03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474AD8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norm(3)</w:t>
      </w:r>
    </w:p>
    <w:p w14:paraId="1D4EBE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ncons</w:t>
      </w:r>
      <w:proofErr w:type="spellEnd"/>
      <w:r w:rsidRPr="005C667E">
        <w:rPr>
          <w:rFonts w:ascii="Times New Roman" w:hAnsi="Times New Roman"/>
          <w:lang w:val="en-GB"/>
        </w:rPr>
        <w:t>(3)</w:t>
      </w:r>
    </w:p>
    <w:p w14:paraId="70E701BC" w14:textId="77777777" w:rsidR="00AF3822" w:rsidRPr="005C667E" w:rsidRDefault="00AF3822" w:rsidP="00AF3822">
      <w:pPr>
        <w:rPr>
          <w:rFonts w:ascii="Times New Roman" w:hAnsi="Times New Roman"/>
          <w:lang w:val="en-GB"/>
        </w:rPr>
      </w:pPr>
    </w:p>
    <w:p w14:paraId="693A7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02C8A722" w14:textId="77777777" w:rsidR="00AF3822" w:rsidRPr="005C667E" w:rsidRDefault="00AF3822" w:rsidP="00AF3822">
      <w:pPr>
        <w:rPr>
          <w:rFonts w:ascii="Times New Roman" w:hAnsi="Times New Roman"/>
          <w:lang w:val="en-GB"/>
        </w:rPr>
      </w:pPr>
    </w:p>
    <w:p w14:paraId="66C082E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isol</w:t>
      </w:r>
      <w:proofErr w:type="spellEnd"/>
      <w:r w:rsidRPr="005C667E">
        <w:rPr>
          <w:rFonts w:ascii="Times New Roman" w:hAnsi="Times New Roman"/>
          <w:lang w:val="en-GB"/>
        </w:rPr>
        <w:tab/>
        <w:t>integer</w:t>
      </w:r>
      <w:r w:rsidRPr="005C667E">
        <w:rPr>
          <w:rFonts w:ascii="Times New Roman" w:hAnsi="Times New Roman"/>
          <w:lang w:val="en-GB"/>
        </w:rPr>
        <w:tab/>
        <w:t xml:space="preserve">Sunlight switch. </w:t>
      </w:r>
    </w:p>
    <w:p w14:paraId="026A3FD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41210CB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BF216B0"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dist</w:t>
      </w:r>
      <w:proofErr w:type="spellEnd"/>
      <w:r w:rsidRPr="005C667E">
        <w:rPr>
          <w:rFonts w:ascii="Times New Roman" w:hAnsi="Times New Roman"/>
          <w:lang w:val="en-GB"/>
        </w:rPr>
        <w:tab/>
        <w:t>real</w:t>
      </w:r>
      <w:r w:rsidRPr="005C667E">
        <w:rPr>
          <w:rFonts w:ascii="Times New Roman" w:hAnsi="Times New Roman"/>
          <w:lang w:val="en-GB"/>
        </w:rPr>
        <w:tab/>
        <w:t>Distance of planet from sun in AU</w:t>
      </w:r>
    </w:p>
    <w:p w14:paraId="015D23A0"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lastRenderedPageBreak/>
        <w:t>lowbc</w:t>
      </w:r>
      <w:proofErr w:type="spell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6D2C61C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14:paraId="5AAEFE8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06678F7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galb</w:t>
      </w:r>
      <w:proofErr w:type="spellEnd"/>
      <w:r w:rsidRPr="005C667E">
        <w:rPr>
          <w:rFonts w:ascii="Times New Roman" w:hAnsi="Times New Roman"/>
          <w:lang w:val="en-GB"/>
        </w:rPr>
        <w:tab/>
        <w:t>real</w:t>
      </w:r>
      <w:r w:rsidRPr="005C667E">
        <w:rPr>
          <w:rFonts w:ascii="Times New Roman" w:hAnsi="Times New Roman"/>
          <w:lang w:val="en-GB"/>
        </w:rPr>
        <w:tab/>
        <w:t>Albedo of lower boundary</w:t>
      </w:r>
    </w:p>
    <w:p w14:paraId="4DF846FC" w14:textId="77777777" w:rsidR="00AF3822"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sol_ang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48C82191"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emiss_ang</w:t>
      </w:r>
      <w:proofErr w:type="spellEnd"/>
      <w:r>
        <w:rPr>
          <w:rFonts w:ascii="Times New Roman" w:hAnsi="Times New Roman"/>
          <w:lang w:val="en-GB"/>
        </w:rPr>
        <w:tab/>
        <w:t>real</w:t>
      </w:r>
      <w:r>
        <w:rPr>
          <w:rFonts w:ascii="Times New Roman" w:hAnsi="Times New Roman"/>
          <w:lang w:val="en-GB"/>
        </w:rPr>
        <w:tab/>
        <w:t>Viewing, or emission, zenith angle</w:t>
      </w:r>
    </w:p>
    <w:p w14:paraId="40BC805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aphi</w:t>
      </w:r>
      <w:proofErr w:type="spellEnd"/>
      <w:r w:rsidRPr="005C667E">
        <w:rPr>
          <w:rFonts w:ascii="Times New Roman" w:hAnsi="Times New Roman"/>
          <w:lang w:val="en-GB"/>
        </w:rPr>
        <w:tab/>
        <w:t>real</w:t>
      </w:r>
      <w:r w:rsidRPr="005C667E">
        <w:rPr>
          <w:rFonts w:ascii="Times New Roman" w:hAnsi="Times New Roman"/>
          <w:lang w:val="en-GB"/>
        </w:rPr>
        <w:tab/>
        <w:t xml:space="preserve">Azimuth angle between incident and viewing </w:t>
      </w:r>
      <w:proofErr w:type="gramStart"/>
      <w:r w:rsidRPr="005C667E">
        <w:rPr>
          <w:rFonts w:ascii="Times New Roman" w:hAnsi="Times New Roman"/>
          <w:lang w:val="en-GB"/>
        </w:rPr>
        <w:t>directions</w:t>
      </w:r>
      <w:proofErr w:type="gramEnd"/>
    </w:p>
    <w:p w14:paraId="1A95043E"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nf</w:t>
      </w:r>
      <w:proofErr w:type="spell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61D0888D"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ncont</w:t>
      </w:r>
      <w:proofErr w:type="spellEnd"/>
      <w:r w:rsidRPr="005C667E">
        <w:rPr>
          <w:rFonts w:ascii="Times New Roman" w:hAnsi="Times New Roman"/>
          <w:lang w:val="en-GB"/>
        </w:rPr>
        <w:tab/>
        <w:t>integer</w:t>
      </w:r>
      <w:r w:rsidRPr="005C667E">
        <w:rPr>
          <w:rFonts w:ascii="Times New Roman" w:hAnsi="Times New Roman"/>
          <w:lang w:val="en-GB"/>
        </w:rPr>
        <w:tab/>
        <w:t>Number of scattering modes</w:t>
      </w:r>
    </w:p>
    <w:p w14:paraId="181374B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iscat</w:t>
      </w:r>
      <w:proofErr w:type="spellEnd"/>
      <w:r w:rsidRPr="005C667E">
        <w:rPr>
          <w:rFonts w:ascii="Times New Roman" w:hAnsi="Times New Roman"/>
          <w:lang w:val="en-GB"/>
        </w:rPr>
        <w:tab/>
        <w:t>integer</w:t>
      </w:r>
      <w:r w:rsidRPr="005C667E">
        <w:rPr>
          <w:rFonts w:ascii="Times New Roman" w:hAnsi="Times New Roman"/>
          <w:lang w:val="en-GB"/>
        </w:rPr>
        <w:tab/>
        <w:t>Phase function identifier</w:t>
      </w:r>
    </w:p>
    <w:p w14:paraId="3D728FF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6F09C2A1"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47C9AC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1B4A29D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073418B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74A5D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198CA793"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440569C6"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1EB7B3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87529D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11D34B8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7205C19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61E01970"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ncons</w:t>
      </w:r>
      <w:proofErr w:type="spell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 xml:space="preserve">Phase </w:t>
      </w:r>
      <w:proofErr w:type="gramStart"/>
      <w:r w:rsidRPr="005C667E">
        <w:rPr>
          <w:rFonts w:ascii="Times New Roman" w:hAnsi="Times New Roman"/>
          <w:lang w:val="en-GB"/>
        </w:rPr>
        <w:t>function</w:t>
      </w:r>
      <w:proofErr w:type="gramEnd"/>
    </w:p>
    <w:p w14:paraId="6D3CD36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r>
      <w:proofErr w:type="gramStart"/>
      <w:r w:rsidRPr="005C667E">
        <w:rPr>
          <w:rFonts w:ascii="Times New Roman" w:hAnsi="Times New Roman"/>
          <w:lang w:val="en-GB"/>
        </w:rPr>
        <w:t>real(</w:t>
      </w:r>
      <w:proofErr w:type="gramEnd"/>
      <w:r w:rsidRPr="005C667E">
        <w:rPr>
          <w:rFonts w:ascii="Times New Roman" w:hAnsi="Times New Roman"/>
          <w:lang w:val="en-GB"/>
        </w:rPr>
        <w:t>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5186D79B" w14:textId="77777777" w:rsidR="00AF3822" w:rsidRPr="005C667E" w:rsidRDefault="00AF3822" w:rsidP="00AF3822">
      <w:pPr>
        <w:rPr>
          <w:rFonts w:ascii="Times New Roman" w:hAnsi="Times New Roman"/>
          <w:lang w:val="en-GB"/>
        </w:rPr>
      </w:pPr>
    </w:p>
    <w:p w14:paraId="3D0A30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 xml:space="preserve">for the </w:t>
      </w:r>
      <w:proofErr w:type="gramStart"/>
      <w:r w:rsidRPr="005C667E">
        <w:rPr>
          <w:rFonts w:ascii="Times New Roman" w:hAnsi="Times New Roman"/>
          <w:lang w:val="en-GB"/>
        </w:rPr>
        <w:t>particular dust</w:t>
      </w:r>
      <w:proofErr w:type="gramEnd"/>
      <w:r w:rsidRPr="005C667E">
        <w:rPr>
          <w:rFonts w:ascii="Times New Roman" w:hAnsi="Times New Roman"/>
          <w:lang w:val="en-GB"/>
        </w:rPr>
        <w:t xml:space="preserve"> mode such that the end of the file looks like this:</w:t>
      </w:r>
    </w:p>
    <w:p w14:paraId="4AED9468" w14:textId="77777777" w:rsidR="00AF3822" w:rsidRPr="005C667E" w:rsidRDefault="00AF3822" w:rsidP="00AF3822">
      <w:pPr>
        <w:rPr>
          <w:rFonts w:ascii="Times New Roman" w:hAnsi="Times New Roman"/>
          <w:lang w:val="en-GB"/>
        </w:rPr>
      </w:pPr>
    </w:p>
    <w:p w14:paraId="17633DF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isol</w:t>
      </w:r>
      <w:proofErr w:type="spellEnd"/>
    </w:p>
    <w:p w14:paraId="554CDA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xml:space="preserve">! </w:t>
      </w:r>
      <w:proofErr w:type="spellStart"/>
      <w:r w:rsidRPr="005C667E">
        <w:rPr>
          <w:rFonts w:ascii="Times New Roman" w:hAnsi="Times New Roman"/>
          <w:lang w:val="en-GB"/>
        </w:rPr>
        <w:t>dist</w:t>
      </w:r>
      <w:proofErr w:type="spellEnd"/>
    </w:p>
    <w:p w14:paraId="006A8CA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lowbc</w:t>
      </w:r>
      <w:proofErr w:type="spellEnd"/>
    </w:p>
    <w:p w14:paraId="12A1B1B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xml:space="preserve">! </w:t>
      </w:r>
      <w:proofErr w:type="spellStart"/>
      <w:r w:rsidRPr="005C667E">
        <w:rPr>
          <w:rFonts w:ascii="Times New Roman" w:hAnsi="Times New Roman"/>
          <w:lang w:val="en-GB"/>
        </w:rPr>
        <w:t>galb</w:t>
      </w:r>
      <w:proofErr w:type="spellEnd"/>
    </w:p>
    <w:p w14:paraId="602A856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xml:space="preserve">! </w:t>
      </w:r>
      <w:proofErr w:type="spellStart"/>
      <w:r>
        <w:rPr>
          <w:rFonts w:ascii="Times New Roman" w:hAnsi="Times New Roman"/>
          <w:lang w:val="en-GB"/>
        </w:rPr>
        <w:t>sol_</w:t>
      </w:r>
      <w:proofErr w:type="gramStart"/>
      <w:r>
        <w:rPr>
          <w:rFonts w:ascii="Times New Roman" w:hAnsi="Times New Roman"/>
          <w:lang w:val="en-GB"/>
        </w:rPr>
        <w:t>ang,emiss</w:t>
      </w:r>
      <w:proofErr w:type="gramEnd"/>
      <w:r>
        <w:rPr>
          <w:rFonts w:ascii="Times New Roman" w:hAnsi="Times New Roman"/>
          <w:lang w:val="en-GB"/>
        </w:rPr>
        <w:t>_ang</w:t>
      </w:r>
      <w:proofErr w:type="spellEnd"/>
    </w:p>
    <w:p w14:paraId="5A4D9FC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xml:space="preserve">! </w:t>
      </w:r>
      <w:proofErr w:type="spellStart"/>
      <w:r w:rsidRPr="005C667E">
        <w:rPr>
          <w:rFonts w:ascii="Times New Roman" w:hAnsi="Times New Roman"/>
          <w:lang w:val="en-GB"/>
        </w:rPr>
        <w:t>aphi</w:t>
      </w:r>
      <w:proofErr w:type="spellEnd"/>
    </w:p>
    <w:p w14:paraId="6EF8143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3E2BC01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xml:space="preserve">! </w:t>
      </w:r>
      <w:proofErr w:type="spellStart"/>
      <w:r w:rsidRPr="005C667E">
        <w:rPr>
          <w:rFonts w:ascii="Times New Roman" w:hAnsi="Times New Roman"/>
          <w:lang w:val="en-GB"/>
        </w:rPr>
        <w:t>ncont</w:t>
      </w:r>
      <w:proofErr w:type="spellEnd"/>
    </w:p>
    <w:p w14:paraId="2F7625C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1)</w:t>
      </w:r>
    </w:p>
    <w:p w14:paraId="629405D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63B07B3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0474E2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2)</w:t>
      </w:r>
    </w:p>
    <w:p w14:paraId="1324EE3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0AD321B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60C09D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3)</w:t>
      </w:r>
    </w:p>
    <w:p w14:paraId="586A108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7808FC1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0BBC9BB0" w14:textId="77777777" w:rsidR="00AF3822" w:rsidRPr="005C667E" w:rsidRDefault="00AF3822" w:rsidP="00AF3822">
      <w:pPr>
        <w:rPr>
          <w:rFonts w:ascii="Times New Roman" w:hAnsi="Times New Roman"/>
          <w:lang w:val="en-GB"/>
        </w:rPr>
      </w:pPr>
    </w:p>
    <w:p w14:paraId="5DAD566C" w14:textId="77777777" w:rsidR="00AF3822" w:rsidRPr="005C667E" w:rsidRDefault="00AF3822" w:rsidP="00AF3822">
      <w:pPr>
        <w:jc w:val="left"/>
        <w:rPr>
          <w:rFonts w:ascii="Times New Roman" w:hAnsi="Times New Roman"/>
          <w:lang w:val="en-GB"/>
        </w:rPr>
      </w:pPr>
    </w:p>
    <w:p w14:paraId="5DD962DF" w14:textId="77777777" w:rsidR="002E2220" w:rsidRDefault="002E2220" w:rsidP="002E2220">
      <w:pPr>
        <w:rPr>
          <w:rFonts w:ascii="Times New Roman" w:hAnsi="Times New Roman"/>
          <w:b/>
          <w:lang w:val="en-GB"/>
        </w:rPr>
      </w:pPr>
    </w:p>
    <w:p w14:paraId="77B2E597" w14:textId="77777777" w:rsidR="00AF3822" w:rsidRDefault="00AF3822" w:rsidP="00AF3822">
      <w:pPr>
        <w:outlineLvl w:val="0"/>
        <w:rPr>
          <w:rFonts w:ascii="Times New Roman" w:hAnsi="Times New Roman"/>
          <w:b/>
          <w:lang w:val="en-GB"/>
        </w:rPr>
      </w:pPr>
      <w:bookmarkStart w:id="93" w:name="_Toc66107592"/>
      <w:r>
        <w:rPr>
          <w:rFonts w:ascii="Times New Roman" w:hAnsi="Times New Roman"/>
          <w:b/>
          <w:lang w:val="en-GB"/>
        </w:rPr>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bookmarkEnd w:id="93"/>
    </w:p>
    <w:p w14:paraId="251ED73B" w14:textId="77777777" w:rsidR="00AF3822" w:rsidRDefault="00AF3822" w:rsidP="00AF3822">
      <w:pPr>
        <w:rPr>
          <w:rFonts w:ascii="Times New Roman" w:hAnsi="Times New Roman"/>
          <w:b/>
          <w:lang w:val="en-GB"/>
        </w:rPr>
      </w:pPr>
    </w:p>
    <w:p w14:paraId="2B33B233"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D92D3D">
        <w:rPr>
          <w:rFonts w:ascii="Copperplate Light" w:hAnsi="Copperplate Light" w:cstheme="majorHAnsi"/>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xml:space="preserve">, exists in </w:t>
      </w:r>
      <w:proofErr w:type="spellStart"/>
      <w:r w:rsidR="00886C78">
        <w:rPr>
          <w:rFonts w:ascii="Times New Roman" w:hAnsi="Times New Roman"/>
          <w:lang w:val="en-GB"/>
        </w:rPr>
        <w:t>raddata</w:t>
      </w:r>
      <w:proofErr w:type="spellEnd"/>
      <w:r w:rsidR="0015207B">
        <w:rPr>
          <w:rFonts w:ascii="Times New Roman" w:hAnsi="Times New Roman"/>
          <w:lang w:val="en-GB"/>
        </w:rPr>
        <w:t>/</w:t>
      </w:r>
      <w:r w:rsidR="00886C78">
        <w:rPr>
          <w:rFonts w:ascii="Times New Roman" w:hAnsi="Times New Roman"/>
          <w:lang w:val="en-GB"/>
        </w:rPr>
        <w:t xml:space="preserve"> of the </w:t>
      </w:r>
      <w:r w:rsidR="0015207B">
        <w:rPr>
          <w:rFonts w:ascii="Times New Roman" w:hAnsi="Times New Roman"/>
          <w:lang w:val="en-GB"/>
        </w:rPr>
        <w:t>git repository.</w:t>
      </w:r>
      <w:r w:rsidR="00327550">
        <w:rPr>
          <w:rFonts w:ascii="Times New Roman" w:hAnsi="Times New Roman"/>
          <w:lang w:val="en-GB"/>
        </w:rPr>
        <w:t xml:space="preserve"> </w:t>
      </w:r>
    </w:p>
    <w:p w14:paraId="7948181B" w14:textId="77777777" w:rsidR="0015207B" w:rsidRDefault="0015207B" w:rsidP="00AF3822">
      <w:pPr>
        <w:rPr>
          <w:rFonts w:ascii="Times New Roman" w:hAnsi="Times New Roman"/>
          <w:lang w:val="en-GB"/>
        </w:rPr>
      </w:pPr>
    </w:p>
    <w:p w14:paraId="5DD1ABE2" w14:textId="77777777" w:rsidR="0015207B" w:rsidRDefault="0015207B" w:rsidP="00AF3822">
      <w:pPr>
        <w:rPr>
          <w:rFonts w:ascii="Times New Roman" w:hAnsi="Times New Roman"/>
          <w:lang w:val="en-GB"/>
        </w:rPr>
      </w:pPr>
    </w:p>
    <w:p w14:paraId="4FBBE27B"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6"/>
          <w:pgSz w:w="11880" w:h="16820"/>
          <w:pgMar w:top="1440" w:right="1800" w:bottom="1440" w:left="1800" w:header="720" w:footer="720" w:gutter="0"/>
          <w:pgNumType w:start="1"/>
          <w:cols w:space="720"/>
        </w:sectPr>
      </w:pPr>
    </w:p>
    <w:p w14:paraId="75EC594E" w14:textId="77777777" w:rsidR="00E9297C" w:rsidRDefault="00E9297C">
      <w:pPr>
        <w:overflowPunct/>
        <w:autoSpaceDE/>
        <w:autoSpaceDN/>
        <w:adjustRightInd/>
        <w:jc w:val="left"/>
        <w:textAlignment w:val="auto"/>
        <w:rPr>
          <w:rFonts w:ascii="Times New Roman" w:hAnsi="Times New Roman"/>
          <w:lang w:val="en-GB"/>
        </w:rPr>
      </w:pPr>
    </w:p>
    <w:p w14:paraId="072AF043"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1158" w:type="dxa"/>
        <w:tblInd w:w="-106" w:type="dxa"/>
        <w:tblLayout w:type="fixed"/>
        <w:tblCellMar>
          <w:left w:w="0" w:type="dxa"/>
          <w:right w:w="0" w:type="dxa"/>
        </w:tblCellMar>
        <w:tblLook w:val="0000" w:firstRow="0" w:lastRow="0" w:firstColumn="0" w:lastColumn="0" w:noHBand="0" w:noVBand="0"/>
      </w:tblPr>
      <w:tblGrid>
        <w:gridCol w:w="1868"/>
        <w:gridCol w:w="937"/>
        <w:gridCol w:w="567"/>
        <w:gridCol w:w="708"/>
        <w:gridCol w:w="709"/>
        <w:gridCol w:w="567"/>
        <w:gridCol w:w="567"/>
        <w:gridCol w:w="5235"/>
      </w:tblGrid>
      <w:tr w:rsidR="00907271" w14:paraId="5F26AE8D" w14:textId="77777777" w:rsidTr="0015207B">
        <w:tc>
          <w:tcPr>
            <w:tcW w:w="1868" w:type="dxa"/>
            <w:tcBorders>
              <w:top w:val="single" w:sz="4" w:space="0" w:color="000000"/>
              <w:left w:val="single" w:sz="4" w:space="0" w:color="000000"/>
              <w:bottom w:val="single" w:sz="4" w:space="0" w:color="000000"/>
            </w:tcBorders>
          </w:tcPr>
          <w:p w14:paraId="154FF59C" w14:textId="1F2D6C8E" w:rsidR="00907271" w:rsidRDefault="00D92D3D" w:rsidP="00C47378">
            <w:pPr>
              <w:snapToGrid w:val="0"/>
              <w:jc w:val="center"/>
              <w:rPr>
                <w:lang w:val="en-GB"/>
              </w:rPr>
            </w:pPr>
            <w:proofErr w:type="spellStart"/>
            <w:r w:rsidRPr="00D92D3D">
              <w:rPr>
                <w:rFonts w:ascii="Copperplate Light" w:hAnsi="Copperplate Light" w:cstheme="majorHAnsi"/>
                <w:lang w:val="en-GB"/>
              </w:rPr>
              <w:t>Radtrans</w:t>
            </w:r>
            <w:proofErr w:type="spellEnd"/>
            <w:r w:rsidR="00907271">
              <w:rPr>
                <w:lang w:val="en-GB"/>
              </w:rPr>
              <w:t xml:space="preserve"> ID</w:t>
            </w:r>
          </w:p>
        </w:tc>
        <w:tc>
          <w:tcPr>
            <w:tcW w:w="937" w:type="dxa"/>
            <w:tcBorders>
              <w:top w:val="single" w:sz="4" w:space="0" w:color="000000"/>
              <w:left w:val="single" w:sz="4" w:space="0" w:color="000000"/>
              <w:bottom w:val="single" w:sz="4" w:space="0" w:color="000000"/>
            </w:tcBorders>
          </w:tcPr>
          <w:p w14:paraId="378E2F26"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4B39799" w14:textId="77777777" w:rsidR="00907271" w:rsidRDefault="00907271" w:rsidP="00C47378">
            <w:pPr>
              <w:snapToGrid w:val="0"/>
              <w:jc w:val="center"/>
              <w:rPr>
                <w:lang w:val="en-GB"/>
              </w:rPr>
            </w:pPr>
            <w:r>
              <w:rPr>
                <w:lang w:val="en-GB"/>
              </w:rPr>
              <w:t>H04</w:t>
            </w:r>
          </w:p>
          <w:p w14:paraId="58CBBDC5"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1B3C0BB4" w14:textId="77777777" w:rsidR="00907271" w:rsidRDefault="00907271" w:rsidP="00C47378">
            <w:pPr>
              <w:snapToGrid w:val="0"/>
              <w:jc w:val="center"/>
              <w:rPr>
                <w:lang w:val="en-GB"/>
              </w:rPr>
            </w:pPr>
            <w:r>
              <w:rPr>
                <w:lang w:val="en-GB"/>
              </w:rPr>
              <w:t>G03</w:t>
            </w:r>
          </w:p>
          <w:p w14:paraId="6999C9C3"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4BDE21B8" w14:textId="77777777" w:rsidR="00907271" w:rsidRDefault="00907271" w:rsidP="00C47378">
            <w:pPr>
              <w:jc w:val="center"/>
              <w:rPr>
                <w:lang w:val="en-GB"/>
              </w:rPr>
            </w:pPr>
            <w:r>
              <w:rPr>
                <w:lang w:val="en-GB"/>
              </w:rPr>
              <w:t>H12</w:t>
            </w:r>
          </w:p>
          <w:p w14:paraId="23C06E8E"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85E07D7"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A5F9D2C" w14:textId="77777777" w:rsidR="00907271" w:rsidRDefault="00907271" w:rsidP="00C47378">
            <w:pPr>
              <w:jc w:val="center"/>
              <w:rPr>
                <w:lang w:val="en-GB"/>
              </w:rPr>
            </w:pPr>
            <w:proofErr w:type="spellStart"/>
            <w:r>
              <w:rPr>
                <w:lang w:val="en-GB"/>
              </w:rPr>
              <w:t>N</w:t>
            </w:r>
            <w:r w:rsidRPr="00420AF2">
              <w:rPr>
                <w:vertAlign w:val="subscript"/>
                <w:lang w:val="en-GB"/>
              </w:rPr>
              <w:t>iso</w:t>
            </w:r>
            <w:proofErr w:type="spellEnd"/>
          </w:p>
        </w:tc>
        <w:tc>
          <w:tcPr>
            <w:tcW w:w="5235" w:type="dxa"/>
            <w:tcBorders>
              <w:top w:val="single" w:sz="4" w:space="0" w:color="000000"/>
              <w:left w:val="single" w:sz="4" w:space="0" w:color="000000"/>
              <w:bottom w:val="single" w:sz="4" w:space="0" w:color="000000"/>
              <w:right w:val="single" w:sz="4" w:space="0" w:color="000000"/>
            </w:tcBorders>
          </w:tcPr>
          <w:p w14:paraId="011D6134" w14:textId="1C706B8F" w:rsidR="00907271" w:rsidRDefault="00D92D3D" w:rsidP="006F2754">
            <w:pPr>
              <w:snapToGrid w:val="0"/>
              <w:rPr>
                <w:lang w:val="en-GB"/>
              </w:rPr>
            </w:pPr>
            <w:proofErr w:type="spellStart"/>
            <w:r w:rsidRPr="00D92D3D">
              <w:rPr>
                <w:rFonts w:ascii="Copperplate Light" w:hAnsi="Copperplate Light" w:cstheme="majorHAnsi"/>
                <w:lang w:val="en-GB"/>
              </w:rPr>
              <w:t>Radtrans</w:t>
            </w:r>
            <w:proofErr w:type="spellEnd"/>
            <w:r w:rsidR="00907271">
              <w:rPr>
                <w:lang w:val="en-GB"/>
              </w:rPr>
              <w:t xml:space="preserve"> order</w:t>
            </w:r>
            <w:r w:rsidR="006F2754">
              <w:rPr>
                <w:lang w:val="en-GB"/>
              </w:rPr>
              <w:t xml:space="preserve"> of </w:t>
            </w:r>
            <w:r w:rsidR="00907271">
              <w:rPr>
                <w:lang w:val="en-GB"/>
              </w:rPr>
              <w:t>Isotopes</w:t>
            </w:r>
          </w:p>
        </w:tc>
      </w:tr>
      <w:tr w:rsidR="00907271" w14:paraId="0D642555" w14:textId="77777777" w:rsidTr="0015207B">
        <w:tc>
          <w:tcPr>
            <w:tcW w:w="1868" w:type="dxa"/>
            <w:tcBorders>
              <w:top w:val="single" w:sz="4" w:space="0" w:color="000000"/>
              <w:left w:val="single" w:sz="4" w:space="0" w:color="000000"/>
              <w:bottom w:val="single" w:sz="4" w:space="0" w:color="000000"/>
            </w:tcBorders>
          </w:tcPr>
          <w:p w14:paraId="6A034CEF" w14:textId="77777777" w:rsidR="00907271" w:rsidRDefault="00907271" w:rsidP="00C47378">
            <w:pPr>
              <w:snapToGrid w:val="0"/>
              <w:jc w:val="center"/>
              <w:rPr>
                <w:lang w:val="en-GB"/>
              </w:rPr>
            </w:pPr>
            <w:r>
              <w:rPr>
                <w:lang w:val="en-GB"/>
              </w:rPr>
              <w:t>1</w:t>
            </w:r>
          </w:p>
        </w:tc>
        <w:tc>
          <w:tcPr>
            <w:tcW w:w="937" w:type="dxa"/>
            <w:tcBorders>
              <w:top w:val="single" w:sz="4" w:space="0" w:color="000000"/>
              <w:left w:val="single" w:sz="4" w:space="0" w:color="000000"/>
              <w:bottom w:val="single" w:sz="4" w:space="0" w:color="000000"/>
            </w:tcBorders>
          </w:tcPr>
          <w:p w14:paraId="1BAB5FD7"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8888DFB"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49BB859D"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3A01B10D"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6DF21178"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7A9508F3"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428542E5" w14:textId="77777777" w:rsidR="00907271" w:rsidRDefault="00907271" w:rsidP="00C47378">
            <w:pPr>
              <w:snapToGrid w:val="0"/>
              <w:rPr>
                <w:lang w:val="en-GB"/>
              </w:rPr>
            </w:pPr>
            <w:r>
              <w:rPr>
                <w:lang w:val="en-GB"/>
              </w:rPr>
              <w:t>161,181,171,162,182,172,262</w:t>
            </w:r>
          </w:p>
        </w:tc>
      </w:tr>
      <w:tr w:rsidR="00907271" w14:paraId="62C85B7B" w14:textId="77777777" w:rsidTr="0015207B">
        <w:tc>
          <w:tcPr>
            <w:tcW w:w="1868" w:type="dxa"/>
            <w:tcBorders>
              <w:top w:val="single" w:sz="4" w:space="0" w:color="000000"/>
              <w:left w:val="single" w:sz="4" w:space="0" w:color="000000"/>
              <w:bottom w:val="single" w:sz="4" w:space="0" w:color="000000"/>
            </w:tcBorders>
          </w:tcPr>
          <w:p w14:paraId="55F8F50F" w14:textId="77777777" w:rsidR="00907271" w:rsidRDefault="00907271" w:rsidP="00C47378">
            <w:pPr>
              <w:snapToGrid w:val="0"/>
              <w:jc w:val="center"/>
              <w:rPr>
                <w:lang w:val="en-GB"/>
              </w:rPr>
            </w:pPr>
            <w:r>
              <w:rPr>
                <w:lang w:val="en-GB"/>
              </w:rPr>
              <w:t>2</w:t>
            </w:r>
          </w:p>
        </w:tc>
        <w:tc>
          <w:tcPr>
            <w:tcW w:w="937" w:type="dxa"/>
            <w:tcBorders>
              <w:top w:val="single" w:sz="4" w:space="0" w:color="000000"/>
              <w:left w:val="single" w:sz="4" w:space="0" w:color="000000"/>
              <w:bottom w:val="single" w:sz="4" w:space="0" w:color="000000"/>
            </w:tcBorders>
          </w:tcPr>
          <w:p w14:paraId="4ADE2FB8"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48D9759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59801FB4"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34D290A"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622C26A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52D362C1" w14:textId="77777777" w:rsidR="00907271" w:rsidRDefault="00735472" w:rsidP="00C47378">
            <w:pPr>
              <w:snapToGrid w:val="0"/>
              <w:jc w:val="center"/>
              <w:rPr>
                <w:lang w:val="en-GB"/>
              </w:rPr>
            </w:pPr>
            <w:r>
              <w:rPr>
                <w:lang w:val="en-GB"/>
              </w:rPr>
              <w:t>11</w:t>
            </w:r>
          </w:p>
        </w:tc>
        <w:tc>
          <w:tcPr>
            <w:tcW w:w="5235" w:type="dxa"/>
            <w:tcBorders>
              <w:top w:val="single" w:sz="4" w:space="0" w:color="000000"/>
              <w:left w:val="single" w:sz="4" w:space="0" w:color="000000"/>
              <w:bottom w:val="single" w:sz="4" w:space="0" w:color="000000"/>
              <w:right w:val="single" w:sz="4" w:space="0" w:color="000000"/>
            </w:tcBorders>
          </w:tcPr>
          <w:p w14:paraId="128065A6" w14:textId="77777777"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257C91B2" w14:textId="77777777" w:rsidTr="0015207B">
        <w:tc>
          <w:tcPr>
            <w:tcW w:w="1868" w:type="dxa"/>
            <w:tcBorders>
              <w:top w:val="single" w:sz="4" w:space="0" w:color="000000"/>
              <w:left w:val="single" w:sz="4" w:space="0" w:color="000000"/>
              <w:bottom w:val="single" w:sz="4" w:space="0" w:color="000000"/>
            </w:tcBorders>
          </w:tcPr>
          <w:p w14:paraId="3B6A7725" w14:textId="77777777" w:rsidR="00907271" w:rsidRDefault="00907271" w:rsidP="00C47378">
            <w:pPr>
              <w:snapToGrid w:val="0"/>
              <w:jc w:val="center"/>
              <w:rPr>
                <w:lang w:val="en-GB"/>
              </w:rPr>
            </w:pPr>
            <w:r>
              <w:rPr>
                <w:lang w:val="en-GB"/>
              </w:rPr>
              <w:t>3</w:t>
            </w:r>
          </w:p>
        </w:tc>
        <w:tc>
          <w:tcPr>
            <w:tcW w:w="937" w:type="dxa"/>
            <w:tcBorders>
              <w:top w:val="single" w:sz="4" w:space="0" w:color="000000"/>
              <w:left w:val="single" w:sz="4" w:space="0" w:color="000000"/>
              <w:bottom w:val="single" w:sz="4" w:space="0" w:color="000000"/>
            </w:tcBorders>
          </w:tcPr>
          <w:p w14:paraId="7E698AC6"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31FDC0F2"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6EDFD6DB"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1C4292B0"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4102189E"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08774576"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2B06E19" w14:textId="77777777" w:rsidR="00907271" w:rsidRDefault="00907271" w:rsidP="00C47378">
            <w:pPr>
              <w:snapToGrid w:val="0"/>
              <w:rPr>
                <w:lang w:val="en-GB"/>
              </w:rPr>
            </w:pPr>
            <w:r>
              <w:rPr>
                <w:lang w:val="en-GB"/>
              </w:rPr>
              <w:t>666,668,686,667,676</w:t>
            </w:r>
          </w:p>
        </w:tc>
      </w:tr>
      <w:tr w:rsidR="00907271" w14:paraId="00B4CB81" w14:textId="77777777" w:rsidTr="0015207B">
        <w:tc>
          <w:tcPr>
            <w:tcW w:w="1868" w:type="dxa"/>
            <w:tcBorders>
              <w:top w:val="single" w:sz="4" w:space="0" w:color="000000"/>
              <w:left w:val="single" w:sz="4" w:space="0" w:color="000000"/>
              <w:bottom w:val="single" w:sz="4" w:space="0" w:color="000000"/>
            </w:tcBorders>
          </w:tcPr>
          <w:p w14:paraId="36EE209F" w14:textId="77777777" w:rsidR="00907271" w:rsidRDefault="00907271" w:rsidP="00C47378">
            <w:pPr>
              <w:snapToGrid w:val="0"/>
              <w:jc w:val="center"/>
              <w:rPr>
                <w:lang w:val="en-GB"/>
              </w:rPr>
            </w:pPr>
            <w:r>
              <w:rPr>
                <w:lang w:val="en-GB"/>
              </w:rPr>
              <w:t>4</w:t>
            </w:r>
          </w:p>
        </w:tc>
        <w:tc>
          <w:tcPr>
            <w:tcW w:w="937" w:type="dxa"/>
            <w:tcBorders>
              <w:top w:val="single" w:sz="4" w:space="0" w:color="000000"/>
              <w:left w:val="single" w:sz="4" w:space="0" w:color="000000"/>
              <w:bottom w:val="single" w:sz="4" w:space="0" w:color="000000"/>
            </w:tcBorders>
          </w:tcPr>
          <w:p w14:paraId="68664E20"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37CFFDB6"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41451206"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1D14108"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23B88302"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7886B8EB"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370FD5D" w14:textId="77777777" w:rsidR="00907271" w:rsidRDefault="00907271" w:rsidP="00C47378">
            <w:pPr>
              <w:snapToGrid w:val="0"/>
              <w:rPr>
                <w:lang w:val="en-GB"/>
              </w:rPr>
            </w:pPr>
            <w:r>
              <w:rPr>
                <w:lang w:val="en-GB"/>
              </w:rPr>
              <w:t>446,456,546,448,447</w:t>
            </w:r>
          </w:p>
        </w:tc>
      </w:tr>
      <w:tr w:rsidR="00907271" w14:paraId="1A6A275E" w14:textId="77777777" w:rsidTr="0015207B">
        <w:tc>
          <w:tcPr>
            <w:tcW w:w="1868" w:type="dxa"/>
            <w:tcBorders>
              <w:top w:val="single" w:sz="4" w:space="0" w:color="000000"/>
              <w:left w:val="single" w:sz="4" w:space="0" w:color="000000"/>
              <w:bottom w:val="single" w:sz="4" w:space="0" w:color="000000"/>
            </w:tcBorders>
          </w:tcPr>
          <w:p w14:paraId="32EFCADD" w14:textId="77777777" w:rsidR="00907271" w:rsidRDefault="00907271" w:rsidP="00C47378">
            <w:pPr>
              <w:snapToGrid w:val="0"/>
              <w:jc w:val="center"/>
              <w:rPr>
                <w:lang w:val="en-GB"/>
              </w:rPr>
            </w:pPr>
            <w:r>
              <w:rPr>
                <w:lang w:val="en-GB"/>
              </w:rPr>
              <w:t>5</w:t>
            </w:r>
          </w:p>
        </w:tc>
        <w:tc>
          <w:tcPr>
            <w:tcW w:w="937" w:type="dxa"/>
            <w:tcBorders>
              <w:top w:val="single" w:sz="4" w:space="0" w:color="000000"/>
              <w:left w:val="single" w:sz="4" w:space="0" w:color="000000"/>
              <w:bottom w:val="single" w:sz="4" w:space="0" w:color="000000"/>
            </w:tcBorders>
          </w:tcPr>
          <w:p w14:paraId="34464034"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0619C78D"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26090DFB"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446A1649"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4E5C447"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DA79A2D" w14:textId="77777777" w:rsidR="00907271" w:rsidRDefault="00907271" w:rsidP="00C47378">
            <w:pPr>
              <w:snapToGrid w:val="0"/>
              <w:jc w:val="center"/>
              <w:rPr>
                <w:lang w:val="en-GB"/>
              </w:rPr>
            </w:pPr>
            <w:r>
              <w:rPr>
                <w:lang w:val="en-GB"/>
              </w:rPr>
              <w:t>6</w:t>
            </w:r>
          </w:p>
        </w:tc>
        <w:tc>
          <w:tcPr>
            <w:tcW w:w="5235" w:type="dxa"/>
            <w:tcBorders>
              <w:top w:val="single" w:sz="4" w:space="0" w:color="000000"/>
              <w:left w:val="single" w:sz="4" w:space="0" w:color="000000"/>
              <w:bottom w:val="single" w:sz="4" w:space="0" w:color="000000"/>
              <w:right w:val="single" w:sz="4" w:space="0" w:color="000000"/>
            </w:tcBorders>
          </w:tcPr>
          <w:p w14:paraId="51D2AE00" w14:textId="77777777" w:rsidR="00907271" w:rsidRDefault="00907271" w:rsidP="00C47378">
            <w:pPr>
              <w:snapToGrid w:val="0"/>
              <w:rPr>
                <w:lang w:val="en-GB"/>
              </w:rPr>
            </w:pPr>
            <w:r>
              <w:rPr>
                <w:lang w:val="en-GB"/>
              </w:rPr>
              <w:t>26,36,28,27,38,37</w:t>
            </w:r>
          </w:p>
        </w:tc>
      </w:tr>
      <w:tr w:rsidR="00907271" w14:paraId="727D25F5" w14:textId="77777777" w:rsidTr="0015207B">
        <w:tc>
          <w:tcPr>
            <w:tcW w:w="1868" w:type="dxa"/>
            <w:tcBorders>
              <w:top w:val="single" w:sz="4" w:space="0" w:color="000000"/>
              <w:left w:val="single" w:sz="4" w:space="0" w:color="000000"/>
              <w:bottom w:val="single" w:sz="4" w:space="0" w:color="000000"/>
            </w:tcBorders>
          </w:tcPr>
          <w:p w14:paraId="7575142B" w14:textId="77777777" w:rsidR="00907271" w:rsidRDefault="00907271" w:rsidP="00C47378">
            <w:pPr>
              <w:snapToGrid w:val="0"/>
              <w:jc w:val="center"/>
              <w:rPr>
                <w:lang w:val="en-GB"/>
              </w:rPr>
            </w:pPr>
            <w:r>
              <w:rPr>
                <w:lang w:val="en-GB"/>
              </w:rPr>
              <w:t>6</w:t>
            </w:r>
          </w:p>
        </w:tc>
        <w:tc>
          <w:tcPr>
            <w:tcW w:w="937" w:type="dxa"/>
            <w:tcBorders>
              <w:top w:val="single" w:sz="4" w:space="0" w:color="000000"/>
              <w:left w:val="single" w:sz="4" w:space="0" w:color="000000"/>
              <w:bottom w:val="single" w:sz="4" w:space="0" w:color="000000"/>
            </w:tcBorders>
          </w:tcPr>
          <w:p w14:paraId="2793995A"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646EE28B"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0CF5C7F7"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C04FD8F"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768044F1"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1E1C444"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3D334224" w14:textId="77777777" w:rsidR="00907271" w:rsidRDefault="00907271" w:rsidP="00C47378">
            <w:pPr>
              <w:snapToGrid w:val="0"/>
              <w:rPr>
                <w:lang w:val="en-GB"/>
              </w:rPr>
            </w:pPr>
            <w:r>
              <w:rPr>
                <w:lang w:val="en-GB"/>
              </w:rPr>
              <w:t>211,311,212,312</w:t>
            </w:r>
          </w:p>
        </w:tc>
      </w:tr>
      <w:tr w:rsidR="00907271" w14:paraId="45D6E079" w14:textId="77777777" w:rsidTr="0015207B">
        <w:tc>
          <w:tcPr>
            <w:tcW w:w="1868" w:type="dxa"/>
            <w:tcBorders>
              <w:top w:val="single" w:sz="4" w:space="0" w:color="000000"/>
              <w:left w:val="single" w:sz="4" w:space="0" w:color="000000"/>
              <w:bottom w:val="single" w:sz="4" w:space="0" w:color="000000"/>
            </w:tcBorders>
          </w:tcPr>
          <w:p w14:paraId="462621C3" w14:textId="77777777" w:rsidR="00907271" w:rsidRDefault="00907271" w:rsidP="00C47378">
            <w:pPr>
              <w:snapToGrid w:val="0"/>
              <w:jc w:val="center"/>
              <w:rPr>
                <w:lang w:val="en-GB"/>
              </w:rPr>
            </w:pPr>
            <w:r>
              <w:rPr>
                <w:lang w:val="en-GB"/>
              </w:rPr>
              <w:t>7</w:t>
            </w:r>
          </w:p>
        </w:tc>
        <w:tc>
          <w:tcPr>
            <w:tcW w:w="937" w:type="dxa"/>
            <w:tcBorders>
              <w:top w:val="single" w:sz="4" w:space="0" w:color="000000"/>
              <w:left w:val="single" w:sz="4" w:space="0" w:color="000000"/>
              <w:bottom w:val="single" w:sz="4" w:space="0" w:color="000000"/>
            </w:tcBorders>
          </w:tcPr>
          <w:p w14:paraId="3FEA161F"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5F8CC4"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76A7E516"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220C6B7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518277A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15347ACA"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957514E" w14:textId="77777777" w:rsidR="00907271" w:rsidRDefault="00907271" w:rsidP="00C47378">
            <w:pPr>
              <w:snapToGrid w:val="0"/>
              <w:rPr>
                <w:lang w:val="en-GB"/>
              </w:rPr>
            </w:pPr>
            <w:r>
              <w:rPr>
                <w:lang w:val="en-GB"/>
              </w:rPr>
              <w:t>66,68,67</w:t>
            </w:r>
          </w:p>
        </w:tc>
      </w:tr>
      <w:tr w:rsidR="00907271" w14:paraId="02AC09CE" w14:textId="77777777" w:rsidTr="0015207B">
        <w:tc>
          <w:tcPr>
            <w:tcW w:w="1868" w:type="dxa"/>
            <w:tcBorders>
              <w:top w:val="single" w:sz="4" w:space="0" w:color="000000"/>
              <w:left w:val="single" w:sz="4" w:space="0" w:color="000000"/>
              <w:bottom w:val="single" w:sz="4" w:space="0" w:color="000000"/>
            </w:tcBorders>
          </w:tcPr>
          <w:p w14:paraId="5F6E5234" w14:textId="77777777" w:rsidR="00907271" w:rsidRDefault="00907271" w:rsidP="00C47378">
            <w:pPr>
              <w:snapToGrid w:val="0"/>
              <w:jc w:val="center"/>
              <w:rPr>
                <w:lang w:val="en-GB"/>
              </w:rPr>
            </w:pPr>
            <w:r>
              <w:rPr>
                <w:lang w:val="en-GB"/>
              </w:rPr>
              <w:t>8</w:t>
            </w:r>
          </w:p>
        </w:tc>
        <w:tc>
          <w:tcPr>
            <w:tcW w:w="937" w:type="dxa"/>
            <w:tcBorders>
              <w:top w:val="single" w:sz="4" w:space="0" w:color="000000"/>
              <w:left w:val="single" w:sz="4" w:space="0" w:color="000000"/>
              <w:bottom w:val="single" w:sz="4" w:space="0" w:color="000000"/>
            </w:tcBorders>
          </w:tcPr>
          <w:p w14:paraId="26548356"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133F4A0B"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7E084CA0"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1F70A504"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F774CE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5ECE8B44"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34C19CE0" w14:textId="77777777" w:rsidR="00907271" w:rsidRDefault="00907271" w:rsidP="00C47378">
            <w:pPr>
              <w:snapToGrid w:val="0"/>
              <w:rPr>
                <w:lang w:val="en-GB"/>
              </w:rPr>
            </w:pPr>
            <w:r>
              <w:rPr>
                <w:lang w:val="en-GB"/>
              </w:rPr>
              <w:t>46,56,48</w:t>
            </w:r>
          </w:p>
        </w:tc>
      </w:tr>
      <w:tr w:rsidR="00907271" w14:paraId="58BDC8DA" w14:textId="77777777" w:rsidTr="0015207B">
        <w:tc>
          <w:tcPr>
            <w:tcW w:w="1868" w:type="dxa"/>
            <w:tcBorders>
              <w:top w:val="single" w:sz="4" w:space="0" w:color="000000"/>
              <w:left w:val="single" w:sz="4" w:space="0" w:color="000000"/>
              <w:bottom w:val="single" w:sz="4" w:space="0" w:color="000000"/>
            </w:tcBorders>
          </w:tcPr>
          <w:p w14:paraId="1D00E1CE" w14:textId="77777777" w:rsidR="00907271" w:rsidRDefault="00907271" w:rsidP="00C47378">
            <w:pPr>
              <w:snapToGrid w:val="0"/>
              <w:jc w:val="center"/>
              <w:rPr>
                <w:lang w:val="en-GB"/>
              </w:rPr>
            </w:pPr>
            <w:r>
              <w:rPr>
                <w:lang w:val="en-GB"/>
              </w:rPr>
              <w:t>9</w:t>
            </w:r>
          </w:p>
        </w:tc>
        <w:tc>
          <w:tcPr>
            <w:tcW w:w="937" w:type="dxa"/>
            <w:tcBorders>
              <w:top w:val="single" w:sz="4" w:space="0" w:color="000000"/>
              <w:left w:val="single" w:sz="4" w:space="0" w:color="000000"/>
              <w:bottom w:val="single" w:sz="4" w:space="0" w:color="000000"/>
            </w:tcBorders>
          </w:tcPr>
          <w:p w14:paraId="45E357A2"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5AA62"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78644DA"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150C0B1B"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0A12CF39"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0EA46AF8"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4A8547B" w14:textId="77777777" w:rsidR="00907271" w:rsidRDefault="00907271" w:rsidP="00C47378">
            <w:pPr>
              <w:snapToGrid w:val="0"/>
              <w:rPr>
                <w:lang w:val="en-GB"/>
              </w:rPr>
            </w:pPr>
            <w:r>
              <w:rPr>
                <w:lang w:val="en-GB"/>
              </w:rPr>
              <w:t>626,646</w:t>
            </w:r>
          </w:p>
        </w:tc>
      </w:tr>
      <w:tr w:rsidR="00907271" w14:paraId="5B6A9ECF" w14:textId="77777777" w:rsidTr="0015207B">
        <w:tc>
          <w:tcPr>
            <w:tcW w:w="1868" w:type="dxa"/>
            <w:tcBorders>
              <w:top w:val="single" w:sz="4" w:space="0" w:color="000000"/>
              <w:left w:val="single" w:sz="4" w:space="0" w:color="000000"/>
              <w:bottom w:val="single" w:sz="4" w:space="0" w:color="000000"/>
            </w:tcBorders>
          </w:tcPr>
          <w:p w14:paraId="03CF28B1" w14:textId="77777777" w:rsidR="00907271" w:rsidRDefault="00907271" w:rsidP="00C47378">
            <w:pPr>
              <w:snapToGrid w:val="0"/>
              <w:jc w:val="center"/>
              <w:rPr>
                <w:lang w:val="en-GB"/>
              </w:rPr>
            </w:pPr>
            <w:r>
              <w:rPr>
                <w:lang w:val="en-GB"/>
              </w:rPr>
              <w:t>10</w:t>
            </w:r>
          </w:p>
        </w:tc>
        <w:tc>
          <w:tcPr>
            <w:tcW w:w="937" w:type="dxa"/>
            <w:tcBorders>
              <w:top w:val="single" w:sz="4" w:space="0" w:color="000000"/>
              <w:left w:val="single" w:sz="4" w:space="0" w:color="000000"/>
              <w:bottom w:val="single" w:sz="4" w:space="0" w:color="000000"/>
            </w:tcBorders>
          </w:tcPr>
          <w:p w14:paraId="3D58CB71"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819049"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F88F90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14C5E6A6"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072E19C4"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E9F352B"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CC7789C" w14:textId="77777777" w:rsidR="00907271" w:rsidRDefault="00907271" w:rsidP="00C47378">
            <w:pPr>
              <w:snapToGrid w:val="0"/>
              <w:rPr>
                <w:lang w:val="en-GB"/>
              </w:rPr>
            </w:pPr>
            <w:r>
              <w:rPr>
                <w:lang w:val="en-GB"/>
              </w:rPr>
              <w:t>646</w:t>
            </w:r>
          </w:p>
        </w:tc>
      </w:tr>
      <w:tr w:rsidR="00907271" w14:paraId="30B8C69C" w14:textId="77777777" w:rsidTr="0015207B">
        <w:tc>
          <w:tcPr>
            <w:tcW w:w="1868" w:type="dxa"/>
            <w:tcBorders>
              <w:top w:val="single" w:sz="4" w:space="0" w:color="000000"/>
              <w:left w:val="single" w:sz="4" w:space="0" w:color="000000"/>
              <w:bottom w:val="single" w:sz="4" w:space="0" w:color="000000"/>
            </w:tcBorders>
          </w:tcPr>
          <w:p w14:paraId="245B5680" w14:textId="77777777" w:rsidR="00907271" w:rsidRDefault="00907271" w:rsidP="00C47378">
            <w:pPr>
              <w:snapToGrid w:val="0"/>
              <w:jc w:val="center"/>
              <w:rPr>
                <w:lang w:val="en-GB"/>
              </w:rPr>
            </w:pPr>
            <w:r>
              <w:rPr>
                <w:lang w:val="en-GB"/>
              </w:rPr>
              <w:t>11</w:t>
            </w:r>
          </w:p>
        </w:tc>
        <w:tc>
          <w:tcPr>
            <w:tcW w:w="937" w:type="dxa"/>
            <w:tcBorders>
              <w:top w:val="single" w:sz="4" w:space="0" w:color="000000"/>
              <w:left w:val="single" w:sz="4" w:space="0" w:color="000000"/>
              <w:bottom w:val="single" w:sz="4" w:space="0" w:color="000000"/>
            </w:tcBorders>
          </w:tcPr>
          <w:p w14:paraId="5F12242C"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56028440"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3998640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2642B6D7"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686D1C76"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3CE9CA36"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6FFF504E" w14:textId="77777777" w:rsidR="00907271" w:rsidRDefault="00907271" w:rsidP="00C47378">
            <w:pPr>
              <w:snapToGrid w:val="0"/>
              <w:rPr>
                <w:lang w:val="en-GB"/>
              </w:rPr>
            </w:pPr>
            <w:r>
              <w:rPr>
                <w:lang w:val="en-GB"/>
              </w:rPr>
              <w:t>4111,5111</w:t>
            </w:r>
          </w:p>
        </w:tc>
      </w:tr>
      <w:tr w:rsidR="00907271" w14:paraId="472FAE4B" w14:textId="77777777" w:rsidTr="0015207B">
        <w:tc>
          <w:tcPr>
            <w:tcW w:w="1868" w:type="dxa"/>
            <w:tcBorders>
              <w:top w:val="single" w:sz="4" w:space="0" w:color="000000"/>
              <w:left w:val="single" w:sz="4" w:space="0" w:color="000000"/>
              <w:bottom w:val="single" w:sz="4" w:space="0" w:color="000000"/>
            </w:tcBorders>
          </w:tcPr>
          <w:p w14:paraId="3BA81554" w14:textId="77777777" w:rsidR="00907271" w:rsidRDefault="00907271" w:rsidP="00C47378">
            <w:pPr>
              <w:snapToGrid w:val="0"/>
              <w:jc w:val="center"/>
              <w:rPr>
                <w:lang w:val="en-GB"/>
              </w:rPr>
            </w:pPr>
            <w:r>
              <w:rPr>
                <w:lang w:val="en-GB"/>
              </w:rPr>
              <w:t>12</w:t>
            </w:r>
          </w:p>
        </w:tc>
        <w:tc>
          <w:tcPr>
            <w:tcW w:w="937" w:type="dxa"/>
            <w:tcBorders>
              <w:top w:val="single" w:sz="4" w:space="0" w:color="000000"/>
              <w:left w:val="single" w:sz="4" w:space="0" w:color="000000"/>
              <w:bottom w:val="single" w:sz="4" w:space="0" w:color="000000"/>
            </w:tcBorders>
          </w:tcPr>
          <w:p w14:paraId="3A471C5F"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55182EB8"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1BC52A41"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75F2B82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B90C23B"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B7845A5"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014C0A7" w14:textId="77777777" w:rsidR="00907271" w:rsidRDefault="00907271" w:rsidP="00C47378">
            <w:pPr>
              <w:snapToGrid w:val="0"/>
              <w:rPr>
                <w:lang w:val="en-GB"/>
              </w:rPr>
            </w:pPr>
            <w:r>
              <w:rPr>
                <w:lang w:val="en-GB"/>
              </w:rPr>
              <w:t>146,156</w:t>
            </w:r>
          </w:p>
        </w:tc>
      </w:tr>
      <w:tr w:rsidR="00907271" w14:paraId="36BDDBA1" w14:textId="77777777" w:rsidTr="0015207B">
        <w:tc>
          <w:tcPr>
            <w:tcW w:w="1868" w:type="dxa"/>
            <w:tcBorders>
              <w:top w:val="single" w:sz="4" w:space="0" w:color="000000"/>
              <w:left w:val="single" w:sz="4" w:space="0" w:color="000000"/>
              <w:bottom w:val="single" w:sz="4" w:space="0" w:color="000000"/>
            </w:tcBorders>
          </w:tcPr>
          <w:p w14:paraId="0B3E551B" w14:textId="77777777" w:rsidR="00907271" w:rsidRDefault="00907271" w:rsidP="00C47378">
            <w:pPr>
              <w:snapToGrid w:val="0"/>
              <w:jc w:val="center"/>
              <w:rPr>
                <w:lang w:val="en-GB"/>
              </w:rPr>
            </w:pPr>
            <w:r>
              <w:rPr>
                <w:lang w:val="en-GB"/>
              </w:rPr>
              <w:t>13</w:t>
            </w:r>
          </w:p>
        </w:tc>
        <w:tc>
          <w:tcPr>
            <w:tcW w:w="937" w:type="dxa"/>
            <w:tcBorders>
              <w:top w:val="single" w:sz="4" w:space="0" w:color="000000"/>
              <w:left w:val="single" w:sz="4" w:space="0" w:color="000000"/>
              <w:bottom w:val="single" w:sz="4" w:space="0" w:color="000000"/>
            </w:tcBorders>
          </w:tcPr>
          <w:p w14:paraId="7153A8D3"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1809373"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2CA572BA"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22F1C2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4457715C"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9A4BFE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706390FB" w14:textId="77777777" w:rsidR="00907271" w:rsidRDefault="00907271" w:rsidP="00C47378">
            <w:pPr>
              <w:snapToGrid w:val="0"/>
              <w:rPr>
                <w:lang w:val="en-GB"/>
              </w:rPr>
            </w:pPr>
            <w:r>
              <w:rPr>
                <w:lang w:val="en-GB"/>
              </w:rPr>
              <w:t>61,81,62</w:t>
            </w:r>
          </w:p>
        </w:tc>
      </w:tr>
      <w:tr w:rsidR="00907271" w14:paraId="3CF2C7EC" w14:textId="77777777" w:rsidTr="0015207B">
        <w:tc>
          <w:tcPr>
            <w:tcW w:w="1868" w:type="dxa"/>
            <w:tcBorders>
              <w:top w:val="single" w:sz="4" w:space="0" w:color="000000"/>
              <w:left w:val="single" w:sz="4" w:space="0" w:color="000000"/>
              <w:bottom w:val="single" w:sz="4" w:space="0" w:color="000000"/>
            </w:tcBorders>
          </w:tcPr>
          <w:p w14:paraId="2C9F7F70" w14:textId="77777777" w:rsidR="00907271" w:rsidRDefault="00907271" w:rsidP="00C47378">
            <w:pPr>
              <w:snapToGrid w:val="0"/>
              <w:jc w:val="center"/>
              <w:rPr>
                <w:lang w:val="en-GB"/>
              </w:rPr>
            </w:pPr>
            <w:r>
              <w:rPr>
                <w:lang w:val="en-GB"/>
              </w:rPr>
              <w:t>14</w:t>
            </w:r>
          </w:p>
        </w:tc>
        <w:tc>
          <w:tcPr>
            <w:tcW w:w="937" w:type="dxa"/>
            <w:tcBorders>
              <w:top w:val="single" w:sz="4" w:space="0" w:color="000000"/>
              <w:left w:val="single" w:sz="4" w:space="0" w:color="000000"/>
              <w:bottom w:val="single" w:sz="4" w:space="0" w:color="000000"/>
            </w:tcBorders>
          </w:tcPr>
          <w:p w14:paraId="7DE8BE41"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64D7CA42"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45772F8D"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08680B71"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1A8BB203"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7C38ED43"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F30AD1" w14:textId="77777777" w:rsidR="00907271" w:rsidRDefault="00907271" w:rsidP="00C47378">
            <w:pPr>
              <w:snapToGrid w:val="0"/>
              <w:rPr>
                <w:lang w:val="en-GB"/>
              </w:rPr>
            </w:pPr>
            <w:r>
              <w:rPr>
                <w:lang w:val="en-GB"/>
              </w:rPr>
              <w:t>19,29</w:t>
            </w:r>
          </w:p>
        </w:tc>
      </w:tr>
      <w:tr w:rsidR="00907271" w14:paraId="02F0978A" w14:textId="77777777" w:rsidTr="0015207B">
        <w:tc>
          <w:tcPr>
            <w:tcW w:w="1868" w:type="dxa"/>
            <w:tcBorders>
              <w:top w:val="single" w:sz="4" w:space="0" w:color="000000"/>
              <w:left w:val="single" w:sz="4" w:space="0" w:color="000000"/>
              <w:bottom w:val="single" w:sz="4" w:space="0" w:color="000000"/>
            </w:tcBorders>
          </w:tcPr>
          <w:p w14:paraId="48EC73F6" w14:textId="77777777" w:rsidR="00907271" w:rsidRDefault="00907271" w:rsidP="00C47378">
            <w:pPr>
              <w:snapToGrid w:val="0"/>
              <w:jc w:val="center"/>
              <w:rPr>
                <w:lang w:val="en-GB"/>
              </w:rPr>
            </w:pPr>
            <w:r>
              <w:rPr>
                <w:lang w:val="en-GB"/>
              </w:rPr>
              <w:t>15</w:t>
            </w:r>
          </w:p>
        </w:tc>
        <w:tc>
          <w:tcPr>
            <w:tcW w:w="937" w:type="dxa"/>
            <w:tcBorders>
              <w:top w:val="single" w:sz="4" w:space="0" w:color="000000"/>
              <w:left w:val="single" w:sz="4" w:space="0" w:color="000000"/>
              <w:bottom w:val="single" w:sz="4" w:space="0" w:color="000000"/>
            </w:tcBorders>
          </w:tcPr>
          <w:p w14:paraId="32298C4B"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7EF7F09C"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8D688EF"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295000D5"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D3CB435"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1CDA446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C7DD8BC" w14:textId="77777777" w:rsidR="00907271" w:rsidRDefault="00907271" w:rsidP="00C47378">
            <w:pPr>
              <w:snapToGrid w:val="0"/>
              <w:rPr>
                <w:lang w:val="en-GB"/>
              </w:rPr>
            </w:pPr>
            <w:r>
              <w:rPr>
                <w:lang w:val="en-GB"/>
              </w:rPr>
              <w:t>15,17,25,27</w:t>
            </w:r>
          </w:p>
        </w:tc>
      </w:tr>
      <w:tr w:rsidR="00907271" w14:paraId="6E241DD5" w14:textId="77777777" w:rsidTr="0015207B">
        <w:tc>
          <w:tcPr>
            <w:tcW w:w="1868" w:type="dxa"/>
            <w:tcBorders>
              <w:top w:val="single" w:sz="4" w:space="0" w:color="000000"/>
              <w:left w:val="single" w:sz="4" w:space="0" w:color="000000"/>
              <w:bottom w:val="single" w:sz="4" w:space="0" w:color="000000"/>
            </w:tcBorders>
          </w:tcPr>
          <w:p w14:paraId="62F24AB1" w14:textId="77777777" w:rsidR="00907271" w:rsidRDefault="00907271" w:rsidP="00C47378">
            <w:pPr>
              <w:snapToGrid w:val="0"/>
              <w:jc w:val="center"/>
              <w:rPr>
                <w:lang w:val="en-GB"/>
              </w:rPr>
            </w:pPr>
            <w:r>
              <w:rPr>
                <w:lang w:val="en-GB"/>
              </w:rPr>
              <w:t>16</w:t>
            </w:r>
          </w:p>
        </w:tc>
        <w:tc>
          <w:tcPr>
            <w:tcW w:w="937" w:type="dxa"/>
            <w:tcBorders>
              <w:top w:val="single" w:sz="4" w:space="0" w:color="000000"/>
              <w:left w:val="single" w:sz="4" w:space="0" w:color="000000"/>
              <w:bottom w:val="single" w:sz="4" w:space="0" w:color="000000"/>
            </w:tcBorders>
          </w:tcPr>
          <w:p w14:paraId="04286609"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1CDF29CF"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3853A91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7C89B3D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9C5F216"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9E516E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4AB63E4" w14:textId="77777777" w:rsidR="00907271" w:rsidRDefault="00907271" w:rsidP="00C47378">
            <w:pPr>
              <w:snapToGrid w:val="0"/>
              <w:rPr>
                <w:lang w:val="en-GB"/>
              </w:rPr>
            </w:pPr>
            <w:r>
              <w:rPr>
                <w:lang w:val="en-GB"/>
              </w:rPr>
              <w:t>19,11,29,21</w:t>
            </w:r>
          </w:p>
        </w:tc>
      </w:tr>
      <w:tr w:rsidR="00907271" w14:paraId="34BC4AD6" w14:textId="77777777" w:rsidTr="0015207B">
        <w:tc>
          <w:tcPr>
            <w:tcW w:w="1868" w:type="dxa"/>
            <w:tcBorders>
              <w:top w:val="single" w:sz="4" w:space="0" w:color="000000"/>
              <w:left w:val="single" w:sz="4" w:space="0" w:color="000000"/>
              <w:bottom w:val="single" w:sz="4" w:space="0" w:color="000000"/>
            </w:tcBorders>
          </w:tcPr>
          <w:p w14:paraId="7A9965E4" w14:textId="77777777" w:rsidR="00907271" w:rsidRDefault="00907271" w:rsidP="00C47378">
            <w:pPr>
              <w:snapToGrid w:val="0"/>
              <w:jc w:val="center"/>
              <w:rPr>
                <w:lang w:val="en-GB"/>
              </w:rPr>
            </w:pPr>
            <w:r>
              <w:rPr>
                <w:lang w:val="en-GB"/>
              </w:rPr>
              <w:t>17</w:t>
            </w:r>
          </w:p>
        </w:tc>
        <w:tc>
          <w:tcPr>
            <w:tcW w:w="937" w:type="dxa"/>
            <w:tcBorders>
              <w:top w:val="single" w:sz="4" w:space="0" w:color="000000"/>
              <w:left w:val="single" w:sz="4" w:space="0" w:color="000000"/>
              <w:bottom w:val="single" w:sz="4" w:space="0" w:color="000000"/>
            </w:tcBorders>
          </w:tcPr>
          <w:p w14:paraId="69E6E339"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59A7E43D"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8EBCC88"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2912451D"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3CF23CDB"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341576C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67B56C3" w14:textId="77777777" w:rsidR="00907271" w:rsidRDefault="00907271" w:rsidP="00C47378">
            <w:pPr>
              <w:snapToGrid w:val="0"/>
              <w:rPr>
                <w:lang w:val="en-GB"/>
              </w:rPr>
            </w:pPr>
            <w:r>
              <w:rPr>
                <w:lang w:val="en-GB"/>
              </w:rPr>
              <w:t>17,27</w:t>
            </w:r>
          </w:p>
        </w:tc>
      </w:tr>
      <w:tr w:rsidR="00907271" w14:paraId="77412671" w14:textId="77777777" w:rsidTr="0015207B">
        <w:tc>
          <w:tcPr>
            <w:tcW w:w="1868" w:type="dxa"/>
            <w:tcBorders>
              <w:top w:val="single" w:sz="4" w:space="0" w:color="000000"/>
              <w:left w:val="single" w:sz="4" w:space="0" w:color="000000"/>
              <w:bottom w:val="single" w:sz="4" w:space="0" w:color="000000"/>
            </w:tcBorders>
          </w:tcPr>
          <w:p w14:paraId="368FBEF9" w14:textId="77777777" w:rsidR="00907271" w:rsidRDefault="00907271" w:rsidP="00C47378">
            <w:pPr>
              <w:snapToGrid w:val="0"/>
              <w:jc w:val="center"/>
              <w:rPr>
                <w:lang w:val="en-GB"/>
              </w:rPr>
            </w:pPr>
            <w:r>
              <w:rPr>
                <w:lang w:val="en-GB"/>
              </w:rPr>
              <w:t>18</w:t>
            </w:r>
          </w:p>
        </w:tc>
        <w:tc>
          <w:tcPr>
            <w:tcW w:w="937" w:type="dxa"/>
            <w:tcBorders>
              <w:top w:val="single" w:sz="4" w:space="0" w:color="000000"/>
              <w:left w:val="single" w:sz="4" w:space="0" w:color="000000"/>
              <w:bottom w:val="single" w:sz="4" w:space="0" w:color="000000"/>
            </w:tcBorders>
          </w:tcPr>
          <w:p w14:paraId="439E1805" w14:textId="77777777" w:rsidR="00907271" w:rsidRDefault="00907271" w:rsidP="00C47378">
            <w:pPr>
              <w:snapToGrid w:val="0"/>
              <w:jc w:val="center"/>
              <w:rPr>
                <w:lang w:val="en-GB"/>
              </w:rPr>
            </w:pPr>
            <w:proofErr w:type="spellStart"/>
            <w:r>
              <w:rPr>
                <w:lang w:val="en-GB"/>
              </w:rPr>
              <w:t>ClO</w:t>
            </w:r>
            <w:proofErr w:type="spellEnd"/>
          </w:p>
        </w:tc>
        <w:tc>
          <w:tcPr>
            <w:tcW w:w="567" w:type="dxa"/>
            <w:tcBorders>
              <w:top w:val="single" w:sz="4" w:space="0" w:color="000000"/>
              <w:left w:val="single" w:sz="4" w:space="0" w:color="000000"/>
              <w:bottom w:val="single" w:sz="4" w:space="0" w:color="000000"/>
            </w:tcBorders>
          </w:tcPr>
          <w:p w14:paraId="230C4F2F"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2A468FF9"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700E0B63"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5D7BD30"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081CDC1"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BF2D7F" w14:textId="77777777" w:rsidR="00907271" w:rsidRDefault="00907271" w:rsidP="00C47378">
            <w:pPr>
              <w:snapToGrid w:val="0"/>
              <w:rPr>
                <w:lang w:val="en-GB"/>
              </w:rPr>
            </w:pPr>
            <w:r>
              <w:rPr>
                <w:lang w:val="en-GB"/>
              </w:rPr>
              <w:t>56,76</w:t>
            </w:r>
          </w:p>
        </w:tc>
      </w:tr>
      <w:tr w:rsidR="00907271" w14:paraId="4BB363DE" w14:textId="77777777" w:rsidTr="0015207B">
        <w:tc>
          <w:tcPr>
            <w:tcW w:w="1868" w:type="dxa"/>
            <w:tcBorders>
              <w:top w:val="single" w:sz="4" w:space="0" w:color="000000"/>
              <w:left w:val="single" w:sz="4" w:space="0" w:color="000000"/>
              <w:bottom w:val="single" w:sz="4" w:space="0" w:color="000000"/>
            </w:tcBorders>
          </w:tcPr>
          <w:p w14:paraId="196CBDEE" w14:textId="77777777" w:rsidR="00907271" w:rsidRDefault="00907271" w:rsidP="00C47378">
            <w:pPr>
              <w:snapToGrid w:val="0"/>
              <w:jc w:val="center"/>
              <w:rPr>
                <w:lang w:val="en-GB"/>
              </w:rPr>
            </w:pPr>
            <w:r>
              <w:rPr>
                <w:lang w:val="en-GB"/>
              </w:rPr>
              <w:t>19</w:t>
            </w:r>
          </w:p>
        </w:tc>
        <w:tc>
          <w:tcPr>
            <w:tcW w:w="937" w:type="dxa"/>
            <w:tcBorders>
              <w:top w:val="single" w:sz="4" w:space="0" w:color="000000"/>
              <w:left w:val="single" w:sz="4" w:space="0" w:color="000000"/>
              <w:bottom w:val="single" w:sz="4" w:space="0" w:color="000000"/>
            </w:tcBorders>
          </w:tcPr>
          <w:p w14:paraId="7BBF171E"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6CE6DAEC"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F6987D8"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3E8D49E7"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4D58F411"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97FF26"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2A243FE1" w14:textId="77777777" w:rsidR="00907271" w:rsidRDefault="00907271" w:rsidP="00C47378">
            <w:pPr>
              <w:snapToGrid w:val="0"/>
              <w:rPr>
                <w:lang w:val="en-GB"/>
              </w:rPr>
            </w:pPr>
            <w:r>
              <w:rPr>
                <w:lang w:val="en-GB"/>
              </w:rPr>
              <w:t>622,624,632,822,623,634,722</w:t>
            </w:r>
          </w:p>
        </w:tc>
      </w:tr>
      <w:tr w:rsidR="00907271" w14:paraId="3767D6B5" w14:textId="77777777" w:rsidTr="0015207B">
        <w:tc>
          <w:tcPr>
            <w:tcW w:w="1868" w:type="dxa"/>
            <w:tcBorders>
              <w:top w:val="single" w:sz="4" w:space="0" w:color="000000"/>
              <w:left w:val="single" w:sz="4" w:space="0" w:color="000000"/>
              <w:bottom w:val="single" w:sz="4" w:space="0" w:color="000000"/>
            </w:tcBorders>
          </w:tcPr>
          <w:p w14:paraId="3C0B2047" w14:textId="77777777" w:rsidR="00907271" w:rsidRDefault="00907271" w:rsidP="00C47378">
            <w:pPr>
              <w:snapToGrid w:val="0"/>
              <w:jc w:val="center"/>
              <w:rPr>
                <w:lang w:val="en-GB"/>
              </w:rPr>
            </w:pPr>
            <w:r>
              <w:rPr>
                <w:lang w:val="en-GB"/>
              </w:rPr>
              <w:t>20</w:t>
            </w:r>
          </w:p>
        </w:tc>
        <w:tc>
          <w:tcPr>
            <w:tcW w:w="937" w:type="dxa"/>
            <w:tcBorders>
              <w:top w:val="single" w:sz="4" w:space="0" w:color="000000"/>
              <w:left w:val="single" w:sz="4" w:space="0" w:color="000000"/>
              <w:bottom w:val="single" w:sz="4" w:space="0" w:color="000000"/>
            </w:tcBorders>
          </w:tcPr>
          <w:p w14:paraId="11E21B76"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2A444547"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18226C3E"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7B9F49E1"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28E24842"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0BFAC7D9"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2ED18854" w14:textId="77777777" w:rsidR="00907271" w:rsidRDefault="00907271" w:rsidP="00C47378">
            <w:pPr>
              <w:snapToGrid w:val="0"/>
              <w:rPr>
                <w:lang w:val="en-GB"/>
              </w:rPr>
            </w:pPr>
            <w:r>
              <w:rPr>
                <w:lang w:val="en-GB"/>
              </w:rPr>
              <w:t>126,136,128</w:t>
            </w:r>
          </w:p>
        </w:tc>
      </w:tr>
      <w:tr w:rsidR="00907271" w14:paraId="228E6EA7" w14:textId="77777777" w:rsidTr="0015207B">
        <w:tc>
          <w:tcPr>
            <w:tcW w:w="1868" w:type="dxa"/>
            <w:tcBorders>
              <w:top w:val="single" w:sz="4" w:space="0" w:color="000000"/>
              <w:left w:val="single" w:sz="4" w:space="0" w:color="000000"/>
              <w:bottom w:val="single" w:sz="4" w:space="0" w:color="000000"/>
            </w:tcBorders>
          </w:tcPr>
          <w:p w14:paraId="25A4AF94" w14:textId="77777777" w:rsidR="00907271" w:rsidRDefault="00907271" w:rsidP="00C47378">
            <w:pPr>
              <w:snapToGrid w:val="0"/>
              <w:jc w:val="center"/>
              <w:rPr>
                <w:lang w:val="en-GB"/>
              </w:rPr>
            </w:pPr>
            <w:r>
              <w:rPr>
                <w:lang w:val="en-GB"/>
              </w:rPr>
              <w:t>21</w:t>
            </w:r>
          </w:p>
        </w:tc>
        <w:tc>
          <w:tcPr>
            <w:tcW w:w="937" w:type="dxa"/>
            <w:tcBorders>
              <w:top w:val="single" w:sz="4" w:space="0" w:color="000000"/>
              <w:left w:val="single" w:sz="4" w:space="0" w:color="000000"/>
              <w:bottom w:val="single" w:sz="4" w:space="0" w:color="000000"/>
            </w:tcBorders>
          </w:tcPr>
          <w:p w14:paraId="39F081BB" w14:textId="77777777" w:rsidR="00907271" w:rsidRDefault="00907271" w:rsidP="00C47378">
            <w:pPr>
              <w:snapToGrid w:val="0"/>
              <w:jc w:val="center"/>
              <w:rPr>
                <w:lang w:val="en-GB"/>
              </w:rPr>
            </w:pPr>
            <w:proofErr w:type="spellStart"/>
            <w:r>
              <w:rPr>
                <w:lang w:val="en-GB"/>
              </w:rPr>
              <w:t>HOCl</w:t>
            </w:r>
            <w:proofErr w:type="spellEnd"/>
          </w:p>
        </w:tc>
        <w:tc>
          <w:tcPr>
            <w:tcW w:w="567" w:type="dxa"/>
            <w:tcBorders>
              <w:top w:val="single" w:sz="4" w:space="0" w:color="000000"/>
              <w:left w:val="single" w:sz="4" w:space="0" w:color="000000"/>
              <w:bottom w:val="single" w:sz="4" w:space="0" w:color="000000"/>
            </w:tcBorders>
          </w:tcPr>
          <w:p w14:paraId="5AADA8EA"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53360BDF"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5B72554F"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4C3F95BC"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60259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098DDE1B" w14:textId="77777777" w:rsidR="00907271" w:rsidRDefault="00907271" w:rsidP="00C47378">
            <w:pPr>
              <w:snapToGrid w:val="0"/>
              <w:rPr>
                <w:lang w:val="en-GB"/>
              </w:rPr>
            </w:pPr>
            <w:r>
              <w:rPr>
                <w:lang w:val="en-GB"/>
              </w:rPr>
              <w:t>165,167</w:t>
            </w:r>
          </w:p>
        </w:tc>
      </w:tr>
      <w:tr w:rsidR="00907271" w14:paraId="76653BA6" w14:textId="77777777" w:rsidTr="0015207B">
        <w:tc>
          <w:tcPr>
            <w:tcW w:w="1868" w:type="dxa"/>
            <w:tcBorders>
              <w:top w:val="single" w:sz="4" w:space="0" w:color="000000"/>
              <w:left w:val="single" w:sz="4" w:space="0" w:color="000000"/>
              <w:bottom w:val="single" w:sz="4" w:space="0" w:color="000000"/>
            </w:tcBorders>
          </w:tcPr>
          <w:p w14:paraId="4D37C306" w14:textId="77777777" w:rsidR="00907271" w:rsidRDefault="00907271" w:rsidP="00C47378">
            <w:pPr>
              <w:snapToGrid w:val="0"/>
              <w:jc w:val="center"/>
              <w:rPr>
                <w:lang w:val="en-GB"/>
              </w:rPr>
            </w:pPr>
            <w:r>
              <w:rPr>
                <w:lang w:val="en-GB"/>
              </w:rPr>
              <w:t>22</w:t>
            </w:r>
          </w:p>
        </w:tc>
        <w:tc>
          <w:tcPr>
            <w:tcW w:w="937" w:type="dxa"/>
            <w:tcBorders>
              <w:top w:val="single" w:sz="4" w:space="0" w:color="000000"/>
              <w:left w:val="single" w:sz="4" w:space="0" w:color="000000"/>
              <w:bottom w:val="single" w:sz="4" w:space="0" w:color="000000"/>
            </w:tcBorders>
          </w:tcPr>
          <w:p w14:paraId="6F41AC85"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4584675F"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037E8780"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2820E0C4"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105B7993"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2053C2F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86C1B6F" w14:textId="77777777" w:rsidR="00907271" w:rsidRDefault="00907271" w:rsidP="00C47378">
            <w:pPr>
              <w:snapToGrid w:val="0"/>
              <w:rPr>
                <w:lang w:val="en-GB"/>
              </w:rPr>
            </w:pPr>
            <w:r>
              <w:rPr>
                <w:lang w:val="en-GB"/>
              </w:rPr>
              <w:t>44,45</w:t>
            </w:r>
          </w:p>
        </w:tc>
      </w:tr>
      <w:tr w:rsidR="00907271" w14:paraId="62D84EB2" w14:textId="77777777" w:rsidTr="0015207B">
        <w:tc>
          <w:tcPr>
            <w:tcW w:w="1868" w:type="dxa"/>
            <w:tcBorders>
              <w:top w:val="single" w:sz="4" w:space="0" w:color="000000"/>
              <w:left w:val="single" w:sz="4" w:space="0" w:color="000000"/>
              <w:bottom w:val="single" w:sz="4" w:space="0" w:color="000000"/>
            </w:tcBorders>
          </w:tcPr>
          <w:p w14:paraId="24AE56B4" w14:textId="77777777" w:rsidR="00907271" w:rsidRDefault="00907271" w:rsidP="00C47378">
            <w:pPr>
              <w:snapToGrid w:val="0"/>
              <w:jc w:val="center"/>
              <w:rPr>
                <w:lang w:val="en-GB"/>
              </w:rPr>
            </w:pPr>
            <w:r>
              <w:rPr>
                <w:lang w:val="en-GB"/>
              </w:rPr>
              <w:t>23</w:t>
            </w:r>
          </w:p>
        </w:tc>
        <w:tc>
          <w:tcPr>
            <w:tcW w:w="937" w:type="dxa"/>
            <w:tcBorders>
              <w:top w:val="single" w:sz="4" w:space="0" w:color="000000"/>
              <w:left w:val="single" w:sz="4" w:space="0" w:color="000000"/>
              <w:bottom w:val="single" w:sz="4" w:space="0" w:color="000000"/>
            </w:tcBorders>
          </w:tcPr>
          <w:p w14:paraId="4F40F38F"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09CC8952"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06BCD680"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157D9976"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0E74F6BF"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382ABDAD"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ABB69D7" w14:textId="77777777" w:rsidR="00907271" w:rsidRDefault="00907271" w:rsidP="00C47378">
            <w:pPr>
              <w:snapToGrid w:val="0"/>
              <w:rPr>
                <w:lang w:val="en-GB"/>
              </w:rPr>
            </w:pPr>
            <w:r>
              <w:rPr>
                <w:lang w:val="en-GB"/>
              </w:rPr>
              <w:t>124,134,125</w:t>
            </w:r>
          </w:p>
        </w:tc>
      </w:tr>
    </w:tbl>
    <w:p w14:paraId="1F4FEA98" w14:textId="77777777" w:rsidR="0015207B" w:rsidRDefault="0015207B"/>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5235"/>
      </w:tblGrid>
      <w:tr w:rsidR="0015207B" w14:paraId="119A339C" w14:textId="77777777" w:rsidTr="0015207B">
        <w:tc>
          <w:tcPr>
            <w:tcW w:w="1868" w:type="dxa"/>
            <w:tcBorders>
              <w:top w:val="single" w:sz="4" w:space="0" w:color="000000"/>
              <w:left w:val="single" w:sz="4" w:space="0" w:color="000000"/>
              <w:bottom w:val="single" w:sz="4" w:space="0" w:color="000000"/>
            </w:tcBorders>
          </w:tcPr>
          <w:p w14:paraId="57E77A39" w14:textId="336F1BF2" w:rsidR="0015207B" w:rsidRDefault="00D92D3D" w:rsidP="0015207B">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15207B">
              <w:rPr>
                <w:lang w:val="en-GB"/>
              </w:rPr>
              <w:t xml:space="preserve"> ID</w:t>
            </w:r>
          </w:p>
        </w:tc>
        <w:tc>
          <w:tcPr>
            <w:tcW w:w="937" w:type="dxa"/>
            <w:gridSpan w:val="2"/>
            <w:tcBorders>
              <w:top w:val="single" w:sz="4" w:space="0" w:color="000000"/>
              <w:left w:val="single" w:sz="4" w:space="0" w:color="000000"/>
              <w:bottom w:val="single" w:sz="4" w:space="0" w:color="000000"/>
            </w:tcBorders>
          </w:tcPr>
          <w:p w14:paraId="6648AE9A" w14:textId="77777777" w:rsidR="0015207B" w:rsidRDefault="0015207B" w:rsidP="001520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0D5F383E" w14:textId="77777777" w:rsidR="0015207B" w:rsidRDefault="0015207B" w:rsidP="0015207B">
            <w:pPr>
              <w:snapToGrid w:val="0"/>
              <w:jc w:val="center"/>
              <w:rPr>
                <w:lang w:val="en-GB"/>
              </w:rPr>
            </w:pPr>
            <w:r>
              <w:rPr>
                <w:lang w:val="en-GB"/>
              </w:rPr>
              <w:t>H04</w:t>
            </w:r>
          </w:p>
          <w:p w14:paraId="18FD6463" w14:textId="77777777" w:rsidR="0015207B" w:rsidRDefault="0015207B" w:rsidP="0015207B">
            <w:pPr>
              <w:snapToGrid w:val="0"/>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4C00F6D7" w14:textId="77777777" w:rsidR="0015207B" w:rsidRDefault="0015207B" w:rsidP="0015207B">
            <w:pPr>
              <w:snapToGrid w:val="0"/>
              <w:jc w:val="center"/>
              <w:rPr>
                <w:lang w:val="en-GB"/>
              </w:rPr>
            </w:pPr>
            <w:r>
              <w:rPr>
                <w:lang w:val="en-GB"/>
              </w:rPr>
              <w:t>G03</w:t>
            </w:r>
          </w:p>
          <w:p w14:paraId="5C0A7DE1" w14:textId="77777777" w:rsidR="0015207B" w:rsidRDefault="0015207B" w:rsidP="001520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198C1089" w14:textId="77777777" w:rsidR="0015207B" w:rsidRDefault="0015207B" w:rsidP="0015207B">
            <w:pPr>
              <w:jc w:val="center"/>
              <w:rPr>
                <w:lang w:val="en-GB"/>
              </w:rPr>
            </w:pPr>
            <w:r>
              <w:rPr>
                <w:lang w:val="en-GB"/>
              </w:rPr>
              <w:t>H12</w:t>
            </w:r>
          </w:p>
          <w:p w14:paraId="2D630B8C" w14:textId="77777777" w:rsidR="0015207B" w:rsidRDefault="0015207B" w:rsidP="001520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BBEC10A" w14:textId="77777777" w:rsidR="0015207B" w:rsidRDefault="0015207B" w:rsidP="0015207B">
            <w:pPr>
              <w:snapToGrid w:val="0"/>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70008BE6" w14:textId="77777777" w:rsidR="0015207B" w:rsidRDefault="0015207B" w:rsidP="0015207B">
            <w:pPr>
              <w:snapToGrid w:val="0"/>
              <w:jc w:val="center"/>
              <w:rPr>
                <w:lang w:val="en-GB"/>
              </w:rPr>
            </w:pPr>
            <w:proofErr w:type="spellStart"/>
            <w:r>
              <w:rPr>
                <w:lang w:val="en-GB"/>
              </w:rPr>
              <w:t>N</w:t>
            </w:r>
            <w:r w:rsidRPr="00420AF2">
              <w:rPr>
                <w:vertAlign w:val="subscript"/>
                <w:lang w:val="en-GB"/>
              </w:rPr>
              <w:t>iso</w:t>
            </w:r>
            <w:proofErr w:type="spellEnd"/>
          </w:p>
        </w:tc>
        <w:tc>
          <w:tcPr>
            <w:tcW w:w="5235" w:type="dxa"/>
            <w:tcBorders>
              <w:top w:val="single" w:sz="4" w:space="0" w:color="000000"/>
              <w:left w:val="single" w:sz="4" w:space="0" w:color="000000"/>
              <w:bottom w:val="single" w:sz="4" w:space="0" w:color="000000"/>
              <w:right w:val="single" w:sz="4" w:space="0" w:color="000000"/>
            </w:tcBorders>
          </w:tcPr>
          <w:p w14:paraId="6003ECA4" w14:textId="547D59A8" w:rsidR="0015207B" w:rsidRDefault="00D92D3D" w:rsidP="0015207B">
            <w:pPr>
              <w:snapToGrid w:val="0"/>
              <w:rPr>
                <w:lang w:val="en-GB"/>
              </w:rPr>
            </w:pPr>
            <w:proofErr w:type="spellStart"/>
            <w:r w:rsidRPr="00D92D3D">
              <w:rPr>
                <w:rFonts w:ascii="Copperplate Light" w:hAnsi="Copperplate Light" w:cstheme="majorHAnsi"/>
                <w:lang w:val="en-GB"/>
              </w:rPr>
              <w:t>Radtrans</w:t>
            </w:r>
            <w:proofErr w:type="spellEnd"/>
            <w:r w:rsidR="006F2754">
              <w:rPr>
                <w:lang w:val="en-GB"/>
              </w:rPr>
              <w:t xml:space="preserve"> order of Isotopes</w:t>
            </w:r>
          </w:p>
        </w:tc>
      </w:tr>
      <w:tr w:rsidR="0015207B" w14:paraId="0D3256FD" w14:textId="77777777" w:rsidTr="0015207B">
        <w:tc>
          <w:tcPr>
            <w:tcW w:w="1868" w:type="dxa"/>
            <w:tcBorders>
              <w:top w:val="single" w:sz="4" w:space="0" w:color="000000"/>
              <w:left w:val="single" w:sz="4" w:space="0" w:color="000000"/>
              <w:bottom w:val="single" w:sz="4" w:space="0" w:color="000000"/>
            </w:tcBorders>
          </w:tcPr>
          <w:p w14:paraId="63BAADF4" w14:textId="77777777" w:rsidR="0015207B" w:rsidRDefault="0015207B" w:rsidP="0015207B">
            <w:pPr>
              <w:snapToGrid w:val="0"/>
              <w:jc w:val="center"/>
              <w:rPr>
                <w:lang w:val="en-GB"/>
              </w:rPr>
            </w:pPr>
            <w:r>
              <w:rPr>
                <w:lang w:val="en-GB"/>
              </w:rPr>
              <w:t>24</w:t>
            </w:r>
          </w:p>
        </w:tc>
        <w:tc>
          <w:tcPr>
            <w:tcW w:w="937" w:type="dxa"/>
            <w:gridSpan w:val="2"/>
            <w:tcBorders>
              <w:top w:val="single" w:sz="4" w:space="0" w:color="000000"/>
              <w:left w:val="single" w:sz="4" w:space="0" w:color="000000"/>
              <w:bottom w:val="single" w:sz="4" w:space="0" w:color="000000"/>
            </w:tcBorders>
          </w:tcPr>
          <w:p w14:paraId="0BB05205" w14:textId="77777777" w:rsidR="0015207B" w:rsidRDefault="0015207B" w:rsidP="0015207B">
            <w:pPr>
              <w:snapToGrid w:val="0"/>
              <w:jc w:val="center"/>
              <w:rPr>
                <w:lang w:val="en-GB"/>
              </w:rPr>
            </w:pPr>
            <w:r>
              <w:rPr>
                <w:lang w:val="en-GB"/>
              </w:rPr>
              <w:t>CH</w:t>
            </w:r>
            <w:r>
              <w:rPr>
                <w:position w:val="-1"/>
                <w:sz w:val="20"/>
                <w:lang w:val="en-GB"/>
              </w:rPr>
              <w:t>3</w:t>
            </w:r>
            <w:r>
              <w:rPr>
                <w:lang w:val="en-GB"/>
              </w:rPr>
              <w:t>Cl</w:t>
            </w:r>
          </w:p>
        </w:tc>
        <w:tc>
          <w:tcPr>
            <w:tcW w:w="567" w:type="dxa"/>
            <w:tcBorders>
              <w:top w:val="single" w:sz="4" w:space="0" w:color="000000"/>
              <w:left w:val="single" w:sz="4" w:space="0" w:color="000000"/>
              <w:bottom w:val="single" w:sz="4" w:space="0" w:color="000000"/>
            </w:tcBorders>
          </w:tcPr>
          <w:p w14:paraId="06473E45" w14:textId="77777777" w:rsidR="0015207B" w:rsidRDefault="0015207B" w:rsidP="0015207B">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762C963C" w14:textId="77777777" w:rsidR="0015207B" w:rsidRDefault="0015207B" w:rsidP="0015207B">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78C6C57"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512518DA"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17373578" w14:textId="77777777" w:rsidR="0015207B" w:rsidRDefault="0015207B" w:rsidP="0015207B">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C0B0101" w14:textId="77777777" w:rsidR="0015207B" w:rsidRDefault="0015207B" w:rsidP="0015207B">
            <w:pPr>
              <w:snapToGrid w:val="0"/>
              <w:rPr>
                <w:lang w:val="en-GB"/>
              </w:rPr>
            </w:pPr>
            <w:r>
              <w:rPr>
                <w:lang w:val="en-GB"/>
              </w:rPr>
              <w:t>215,217</w:t>
            </w:r>
          </w:p>
        </w:tc>
      </w:tr>
      <w:tr w:rsidR="00907271" w14:paraId="63056B9B" w14:textId="77777777" w:rsidTr="0015207B">
        <w:tc>
          <w:tcPr>
            <w:tcW w:w="1868" w:type="dxa"/>
            <w:tcBorders>
              <w:top w:val="single" w:sz="4" w:space="0" w:color="000000"/>
              <w:left w:val="single" w:sz="4" w:space="0" w:color="000000"/>
              <w:bottom w:val="single" w:sz="4" w:space="0" w:color="000000"/>
            </w:tcBorders>
          </w:tcPr>
          <w:p w14:paraId="5F3FD04C" w14:textId="77777777" w:rsidR="00907271" w:rsidRDefault="00907271" w:rsidP="0015207B">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2E26C9C7"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2117ACCA"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244C7E87"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259EBCEA"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55C21581"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11BFCE0F"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650C0E9" w14:textId="77777777" w:rsidR="00907271" w:rsidRDefault="00907271" w:rsidP="00C47378">
            <w:pPr>
              <w:snapToGrid w:val="0"/>
              <w:rPr>
                <w:lang w:val="en-GB"/>
              </w:rPr>
            </w:pPr>
            <w:r>
              <w:rPr>
                <w:lang w:val="en-GB"/>
              </w:rPr>
              <w:t>1661</w:t>
            </w:r>
          </w:p>
        </w:tc>
      </w:tr>
      <w:tr w:rsidR="00907271" w14:paraId="77C07775" w14:textId="77777777" w:rsidTr="0015207B">
        <w:tc>
          <w:tcPr>
            <w:tcW w:w="1868" w:type="dxa"/>
            <w:tcBorders>
              <w:top w:val="single" w:sz="4" w:space="0" w:color="000000"/>
              <w:left w:val="single" w:sz="4" w:space="0" w:color="000000"/>
              <w:bottom w:val="single" w:sz="4" w:space="0" w:color="000000"/>
            </w:tcBorders>
          </w:tcPr>
          <w:p w14:paraId="61FE05A7" w14:textId="77777777" w:rsidR="00907271" w:rsidRDefault="00907271" w:rsidP="0015207B">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692BCA88"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005AEB4"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0C0D6E"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3A6BE6DD"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8848513"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20D1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6EDB187" w14:textId="77777777" w:rsidR="00907271" w:rsidRDefault="00907271" w:rsidP="00C47378">
            <w:pPr>
              <w:snapToGrid w:val="0"/>
              <w:rPr>
                <w:lang w:val="en-GB"/>
              </w:rPr>
            </w:pPr>
            <w:r>
              <w:rPr>
                <w:lang w:val="en-GB"/>
              </w:rPr>
              <w:t>1221,1231,1222</w:t>
            </w:r>
          </w:p>
        </w:tc>
      </w:tr>
      <w:tr w:rsidR="00907271" w14:paraId="48B4DA5D" w14:textId="77777777" w:rsidTr="0015207B">
        <w:tc>
          <w:tcPr>
            <w:tcW w:w="1868" w:type="dxa"/>
            <w:tcBorders>
              <w:top w:val="single" w:sz="4" w:space="0" w:color="000000"/>
              <w:left w:val="single" w:sz="4" w:space="0" w:color="000000"/>
              <w:bottom w:val="single" w:sz="4" w:space="0" w:color="000000"/>
            </w:tcBorders>
          </w:tcPr>
          <w:p w14:paraId="2DB3C787" w14:textId="77777777" w:rsidR="00907271" w:rsidRDefault="00907271" w:rsidP="0015207B">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64FA61FA"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748DAF26"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7A854441"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659870C4"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42AF27C"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1EA54C6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66FC3BC" w14:textId="77777777" w:rsidR="00907271" w:rsidRDefault="00907271" w:rsidP="00C47378">
            <w:pPr>
              <w:snapToGrid w:val="0"/>
              <w:rPr>
                <w:lang w:val="en-GB"/>
              </w:rPr>
            </w:pPr>
            <w:r>
              <w:rPr>
                <w:lang w:val="en-GB"/>
              </w:rPr>
              <w:t>1221,1231</w:t>
            </w:r>
          </w:p>
        </w:tc>
      </w:tr>
      <w:tr w:rsidR="00907271" w14:paraId="15F937EB" w14:textId="77777777" w:rsidTr="0015207B">
        <w:tc>
          <w:tcPr>
            <w:tcW w:w="1868" w:type="dxa"/>
            <w:tcBorders>
              <w:top w:val="single" w:sz="4" w:space="0" w:color="000000"/>
              <w:left w:val="single" w:sz="4" w:space="0" w:color="000000"/>
              <w:bottom w:val="single" w:sz="4" w:space="0" w:color="000000"/>
            </w:tcBorders>
          </w:tcPr>
          <w:p w14:paraId="5D29FE2C" w14:textId="77777777" w:rsidR="00907271" w:rsidRDefault="00907271" w:rsidP="0015207B">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2F08B667"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7C4A4DC7"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4996CC9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3934B705"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365E0AB1"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50CCF3E7"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61B5C952" w14:textId="77777777" w:rsidR="00907271" w:rsidRDefault="00907271" w:rsidP="00C47378">
            <w:pPr>
              <w:snapToGrid w:val="0"/>
              <w:rPr>
                <w:lang w:val="en-GB"/>
              </w:rPr>
            </w:pPr>
            <w:r>
              <w:rPr>
                <w:lang w:val="en-GB"/>
              </w:rPr>
              <w:t>1111</w:t>
            </w:r>
          </w:p>
        </w:tc>
      </w:tr>
      <w:tr w:rsidR="00907271" w14:paraId="7CB8B458" w14:textId="77777777" w:rsidTr="0015207B">
        <w:tc>
          <w:tcPr>
            <w:tcW w:w="1868" w:type="dxa"/>
            <w:tcBorders>
              <w:top w:val="single" w:sz="4" w:space="0" w:color="000000"/>
              <w:left w:val="single" w:sz="4" w:space="0" w:color="000000"/>
              <w:bottom w:val="single" w:sz="4" w:space="0" w:color="000000"/>
            </w:tcBorders>
          </w:tcPr>
          <w:p w14:paraId="14E2DFC8" w14:textId="77777777" w:rsidR="00907271" w:rsidRDefault="00907271" w:rsidP="0015207B">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5EAFB1FA"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154BB81D"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14E2E06B"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5EC81EF8"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58EF7A"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74E7FDEC"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3054870" w14:textId="77777777" w:rsidR="00907271" w:rsidRDefault="00907271" w:rsidP="00C47378">
            <w:pPr>
              <w:snapToGrid w:val="0"/>
              <w:rPr>
                <w:lang w:val="en-GB"/>
              </w:rPr>
            </w:pPr>
            <w:r>
              <w:rPr>
                <w:lang w:val="en-GB"/>
              </w:rPr>
              <w:t>4224</w:t>
            </w:r>
          </w:p>
        </w:tc>
      </w:tr>
      <w:tr w:rsidR="00907271" w14:paraId="4D5E0030" w14:textId="77777777" w:rsidTr="0015207B">
        <w:tc>
          <w:tcPr>
            <w:tcW w:w="1868" w:type="dxa"/>
            <w:tcBorders>
              <w:top w:val="single" w:sz="4" w:space="0" w:color="000000"/>
              <w:left w:val="single" w:sz="4" w:space="0" w:color="000000"/>
              <w:bottom w:val="single" w:sz="4" w:space="0" w:color="000000"/>
            </w:tcBorders>
          </w:tcPr>
          <w:p w14:paraId="54EB94FF" w14:textId="77777777" w:rsidR="00907271" w:rsidRDefault="00907271" w:rsidP="0015207B">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6CBFE34F"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18804463"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0BCC5905"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397FBA22"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4146F5C"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F01016D"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4A086BD" w14:textId="77777777" w:rsidR="00907271" w:rsidRDefault="00907271" w:rsidP="00C47378">
            <w:pPr>
              <w:snapToGrid w:val="0"/>
              <w:rPr>
                <w:lang w:val="en-GB"/>
              </w:rPr>
            </w:pPr>
            <w:r>
              <w:rPr>
                <w:lang w:val="en-GB"/>
              </w:rPr>
              <w:t>2211</w:t>
            </w:r>
          </w:p>
        </w:tc>
      </w:tr>
      <w:tr w:rsidR="00907271" w14:paraId="17C693E8" w14:textId="77777777" w:rsidTr="0015207B">
        <w:tc>
          <w:tcPr>
            <w:tcW w:w="1878" w:type="dxa"/>
            <w:gridSpan w:val="2"/>
            <w:tcBorders>
              <w:top w:val="single" w:sz="4" w:space="0" w:color="000000"/>
              <w:left w:val="single" w:sz="4" w:space="0" w:color="000000"/>
              <w:bottom w:val="single" w:sz="4" w:space="0" w:color="000000"/>
            </w:tcBorders>
          </w:tcPr>
          <w:p w14:paraId="2A3A1146" w14:textId="77777777" w:rsidR="00907271" w:rsidRDefault="00907271" w:rsidP="0015207B">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10B56A1F"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1AB4E9E0"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297CFC36"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3AE4622F"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66977240"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5B06DE89" w14:textId="77777777" w:rsidR="00907271" w:rsidRDefault="00907271" w:rsidP="00327550">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31940D14" w14:textId="77777777" w:rsidR="00907271" w:rsidRDefault="00907271" w:rsidP="00327550">
            <w:pPr>
              <w:snapToGrid w:val="0"/>
              <w:rPr>
                <w:lang w:val="en-GB"/>
              </w:rPr>
            </w:pPr>
            <w:r>
              <w:rPr>
                <w:lang w:val="en-GB"/>
              </w:rPr>
              <w:t>124,144,154,164,125,225</w:t>
            </w:r>
          </w:p>
        </w:tc>
      </w:tr>
      <w:tr w:rsidR="00907271" w14:paraId="7278B6A3" w14:textId="77777777" w:rsidTr="0015207B">
        <w:tc>
          <w:tcPr>
            <w:tcW w:w="1878" w:type="dxa"/>
            <w:gridSpan w:val="2"/>
            <w:tcBorders>
              <w:top w:val="single" w:sz="4" w:space="0" w:color="000000"/>
              <w:left w:val="single" w:sz="4" w:space="0" w:color="000000"/>
              <w:bottom w:val="single" w:sz="4" w:space="0" w:color="000000"/>
            </w:tcBorders>
          </w:tcPr>
          <w:p w14:paraId="3824E461" w14:textId="77777777" w:rsidR="00907271" w:rsidRDefault="00907271" w:rsidP="0015207B">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7A5A2072"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6E9BB2FE"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662EA498"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266D51D5"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4AE92076"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6C8F1EAA"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9984AC1" w14:textId="77777777" w:rsidR="00907271" w:rsidRDefault="00907271" w:rsidP="00327550">
            <w:pPr>
              <w:snapToGrid w:val="0"/>
              <w:rPr>
                <w:lang w:val="en-GB"/>
              </w:rPr>
            </w:pPr>
            <w:r>
              <w:rPr>
                <w:lang w:val="en-GB"/>
              </w:rPr>
              <w:t>211,311</w:t>
            </w:r>
          </w:p>
        </w:tc>
      </w:tr>
      <w:tr w:rsidR="00907271" w14:paraId="47179624" w14:textId="77777777" w:rsidTr="0015207B">
        <w:tc>
          <w:tcPr>
            <w:tcW w:w="1878" w:type="dxa"/>
            <w:gridSpan w:val="2"/>
            <w:tcBorders>
              <w:top w:val="single" w:sz="4" w:space="0" w:color="000000"/>
              <w:left w:val="single" w:sz="4" w:space="0" w:color="000000"/>
              <w:bottom w:val="single" w:sz="4" w:space="0" w:color="000000"/>
            </w:tcBorders>
          </w:tcPr>
          <w:p w14:paraId="1C0373F8" w14:textId="77777777" w:rsidR="00907271" w:rsidRDefault="00907271" w:rsidP="0015207B">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4B84A22C" w14:textId="77777777" w:rsidR="00907271" w:rsidRDefault="00907271"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567" w:type="dxa"/>
            <w:tcBorders>
              <w:top w:val="single" w:sz="4" w:space="0" w:color="000000"/>
              <w:left w:val="single" w:sz="4" w:space="0" w:color="000000"/>
              <w:bottom w:val="single" w:sz="4" w:space="0" w:color="000000"/>
            </w:tcBorders>
          </w:tcPr>
          <w:p w14:paraId="3A4E4ADA"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689A5101"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03227BF8"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CFA7C1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0772B2B"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6BFCC90" w14:textId="77777777" w:rsidR="00907271" w:rsidRDefault="00907271" w:rsidP="00327550">
            <w:pPr>
              <w:snapToGrid w:val="0"/>
              <w:rPr>
                <w:lang w:val="en-GB"/>
              </w:rPr>
            </w:pPr>
            <w:r>
              <w:rPr>
                <w:lang w:val="en-GB"/>
              </w:rPr>
              <w:t>411</w:t>
            </w:r>
          </w:p>
        </w:tc>
      </w:tr>
      <w:tr w:rsidR="00907271" w14:paraId="5B9251B8" w14:textId="77777777" w:rsidTr="0015207B">
        <w:tc>
          <w:tcPr>
            <w:tcW w:w="1878" w:type="dxa"/>
            <w:gridSpan w:val="2"/>
            <w:tcBorders>
              <w:top w:val="single" w:sz="4" w:space="0" w:color="000000"/>
              <w:left w:val="single" w:sz="4" w:space="0" w:color="000000"/>
              <w:bottom w:val="single" w:sz="4" w:space="0" w:color="000000"/>
            </w:tcBorders>
          </w:tcPr>
          <w:p w14:paraId="6EE7B725" w14:textId="77777777" w:rsidR="00907271" w:rsidRDefault="00907271" w:rsidP="0015207B">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4A69FF00"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5F6886E1"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480B4473"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734DBA07"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7E69EF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56D76D2"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3743141" w14:textId="77777777" w:rsidR="00907271" w:rsidRDefault="00907271" w:rsidP="00327550">
            <w:pPr>
              <w:snapToGrid w:val="0"/>
              <w:rPr>
                <w:lang w:val="en-GB"/>
              </w:rPr>
            </w:pPr>
            <w:r>
              <w:rPr>
                <w:lang w:val="en-GB"/>
              </w:rPr>
              <w:t>211</w:t>
            </w:r>
          </w:p>
        </w:tc>
      </w:tr>
      <w:tr w:rsidR="00907271" w14:paraId="437CD1B1" w14:textId="77777777" w:rsidTr="0015207B">
        <w:tc>
          <w:tcPr>
            <w:tcW w:w="1878" w:type="dxa"/>
            <w:gridSpan w:val="2"/>
            <w:tcBorders>
              <w:top w:val="single" w:sz="4" w:space="0" w:color="000000"/>
              <w:left w:val="single" w:sz="4" w:space="0" w:color="000000"/>
              <w:bottom w:val="single" w:sz="4" w:space="0" w:color="000000"/>
            </w:tcBorders>
          </w:tcPr>
          <w:p w14:paraId="1755E826" w14:textId="77777777" w:rsidR="00907271" w:rsidRDefault="00907271" w:rsidP="0015207B">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55B7A749"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01997F2E"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78B0AB26"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2CA2CDCA"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7CBD7C7F"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0C5E043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DD51B16" w14:textId="77777777" w:rsidR="00907271" w:rsidRDefault="00907271" w:rsidP="00327550">
            <w:pPr>
              <w:snapToGrid w:val="0"/>
              <w:rPr>
                <w:lang w:val="en-GB"/>
              </w:rPr>
            </w:pPr>
            <w:r>
              <w:rPr>
                <w:lang w:val="en-GB"/>
              </w:rPr>
              <w:t>261</w:t>
            </w:r>
          </w:p>
        </w:tc>
      </w:tr>
      <w:tr w:rsidR="00907271" w14:paraId="33B9BDDD" w14:textId="77777777" w:rsidTr="0015207B">
        <w:tc>
          <w:tcPr>
            <w:tcW w:w="1878" w:type="dxa"/>
            <w:gridSpan w:val="2"/>
            <w:tcBorders>
              <w:top w:val="single" w:sz="4" w:space="0" w:color="000000"/>
              <w:left w:val="single" w:sz="4" w:space="0" w:color="000000"/>
              <w:bottom w:val="single" w:sz="4" w:space="0" w:color="000000"/>
            </w:tcBorders>
          </w:tcPr>
          <w:p w14:paraId="26853DB5" w14:textId="77777777" w:rsidR="00907271" w:rsidRDefault="00907271" w:rsidP="0015207B">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609D0A64"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03A47CAB"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584F5388"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76447713"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3B98F89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768630F1" w14:textId="77777777" w:rsidR="00907271" w:rsidRDefault="00907271" w:rsidP="00327550">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5107734" w14:textId="77777777" w:rsidR="00907271" w:rsidRDefault="00907271" w:rsidP="00327550">
            <w:pPr>
              <w:snapToGrid w:val="0"/>
              <w:rPr>
                <w:lang w:val="en-GB"/>
              </w:rPr>
            </w:pPr>
            <w:r>
              <w:rPr>
                <w:lang w:val="en-GB"/>
              </w:rPr>
              <w:t>121,131,141</w:t>
            </w:r>
          </w:p>
        </w:tc>
      </w:tr>
      <w:tr w:rsidR="00907271" w14:paraId="04005442" w14:textId="77777777" w:rsidTr="0015207B">
        <w:tc>
          <w:tcPr>
            <w:tcW w:w="1878" w:type="dxa"/>
            <w:gridSpan w:val="2"/>
            <w:tcBorders>
              <w:top w:val="single" w:sz="4" w:space="0" w:color="000000"/>
              <w:left w:val="single" w:sz="4" w:space="0" w:color="000000"/>
              <w:bottom w:val="single" w:sz="4" w:space="0" w:color="000000"/>
            </w:tcBorders>
          </w:tcPr>
          <w:p w14:paraId="77B5950F" w14:textId="77777777" w:rsidR="00907271" w:rsidRDefault="00907271" w:rsidP="0015207B">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0C244F1F"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67FC16AD"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4CFED073"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668FB14E"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3191DBE6"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43ADC2DF" w14:textId="77777777" w:rsidR="00907271" w:rsidRDefault="001850AA"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7C19C750" w14:textId="77777777" w:rsidR="00907271" w:rsidRDefault="00907271" w:rsidP="00327550">
            <w:pPr>
              <w:snapToGrid w:val="0"/>
              <w:rPr>
                <w:lang w:val="en-GB"/>
              </w:rPr>
            </w:pPr>
            <w:r>
              <w:rPr>
                <w:lang w:val="en-GB"/>
              </w:rPr>
              <w:t>269</w:t>
            </w:r>
            <w:r w:rsidR="001850AA">
              <w:rPr>
                <w:lang w:val="en-GB"/>
              </w:rPr>
              <w:t>,369</w:t>
            </w:r>
          </w:p>
        </w:tc>
      </w:tr>
      <w:tr w:rsidR="00907271" w14:paraId="1D5F8387" w14:textId="77777777" w:rsidTr="0015207B">
        <w:tc>
          <w:tcPr>
            <w:tcW w:w="1878" w:type="dxa"/>
            <w:gridSpan w:val="2"/>
            <w:tcBorders>
              <w:top w:val="single" w:sz="4" w:space="0" w:color="000000"/>
              <w:left w:val="single" w:sz="4" w:space="0" w:color="000000"/>
              <w:bottom w:val="single" w:sz="4" w:space="0" w:color="000000"/>
            </w:tcBorders>
          </w:tcPr>
          <w:p w14:paraId="1BAD15C3" w14:textId="77777777" w:rsidR="00907271" w:rsidRDefault="00907271" w:rsidP="0015207B">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5A288CA4"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60A84F43"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33F5957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6F73745B"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3B43B282"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2F23EAF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FFAA383" w14:textId="77777777" w:rsidR="00907271" w:rsidRDefault="00907271" w:rsidP="00327550">
            <w:pPr>
              <w:snapToGrid w:val="0"/>
              <w:rPr>
                <w:lang w:val="en-GB"/>
              </w:rPr>
            </w:pPr>
            <w:r>
              <w:rPr>
                <w:lang w:val="en-GB"/>
              </w:rPr>
              <w:t>29</w:t>
            </w:r>
          </w:p>
        </w:tc>
      </w:tr>
      <w:tr w:rsidR="00907271" w14:paraId="1E9E82F0" w14:textId="77777777" w:rsidTr="0015207B">
        <w:tc>
          <w:tcPr>
            <w:tcW w:w="1878" w:type="dxa"/>
            <w:gridSpan w:val="2"/>
            <w:tcBorders>
              <w:top w:val="single" w:sz="4" w:space="0" w:color="000000"/>
              <w:left w:val="single" w:sz="4" w:space="0" w:color="000000"/>
              <w:bottom w:val="single" w:sz="4" w:space="0" w:color="000000"/>
            </w:tcBorders>
          </w:tcPr>
          <w:p w14:paraId="74458897" w14:textId="77777777" w:rsidR="00907271" w:rsidRDefault="00907271" w:rsidP="0015207B">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2A95EBB0"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47F88E4"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3BB37762"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6EF7BB4C"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30D94480"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1A25BFF0"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5412112" w14:textId="77777777" w:rsidR="00907271" w:rsidRDefault="00907271" w:rsidP="00327550">
            <w:pPr>
              <w:snapToGrid w:val="0"/>
              <w:rPr>
                <w:lang w:val="en-GB"/>
              </w:rPr>
            </w:pPr>
            <w:r>
              <w:rPr>
                <w:lang w:val="en-GB"/>
              </w:rPr>
              <w:t>11,12</w:t>
            </w:r>
          </w:p>
        </w:tc>
      </w:tr>
      <w:tr w:rsidR="00907271" w14:paraId="46CE2786" w14:textId="77777777" w:rsidTr="0015207B">
        <w:tc>
          <w:tcPr>
            <w:tcW w:w="1878" w:type="dxa"/>
            <w:gridSpan w:val="2"/>
            <w:tcBorders>
              <w:top w:val="single" w:sz="4" w:space="0" w:color="000000"/>
              <w:left w:val="single" w:sz="4" w:space="0" w:color="000000"/>
              <w:bottom w:val="single" w:sz="4" w:space="0" w:color="000000"/>
            </w:tcBorders>
          </w:tcPr>
          <w:p w14:paraId="4211EB08" w14:textId="77777777" w:rsidR="00907271" w:rsidRDefault="00907271" w:rsidP="0015207B">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44727470"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75E9C10E"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23A02428"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5197E5ED"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4B5C954E"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9D8B3DE"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9792004" w14:textId="77777777" w:rsidR="00907271" w:rsidRDefault="00907271" w:rsidP="00327550">
            <w:pPr>
              <w:snapToGrid w:val="0"/>
              <w:rPr>
                <w:lang w:val="en-GB"/>
              </w:rPr>
            </w:pPr>
            <w:r>
              <w:rPr>
                <w:lang w:val="en-GB"/>
              </w:rPr>
              <w:t>4</w:t>
            </w:r>
          </w:p>
        </w:tc>
      </w:tr>
      <w:tr w:rsidR="00907271" w14:paraId="6BDE0103" w14:textId="77777777" w:rsidTr="0015207B">
        <w:tc>
          <w:tcPr>
            <w:tcW w:w="1878" w:type="dxa"/>
            <w:gridSpan w:val="2"/>
            <w:tcBorders>
              <w:top w:val="single" w:sz="4" w:space="0" w:color="000000"/>
              <w:left w:val="single" w:sz="4" w:space="0" w:color="000000"/>
              <w:bottom w:val="single" w:sz="4" w:space="0" w:color="000000"/>
            </w:tcBorders>
          </w:tcPr>
          <w:p w14:paraId="6DCF12FF" w14:textId="77777777" w:rsidR="00907271" w:rsidRDefault="00907271" w:rsidP="0015207B">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3C18C03D"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1C93CAE4"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6CDB416D"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3269E012"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C5D48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A78000A"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8A638CF" w14:textId="77777777" w:rsidR="00907271" w:rsidRDefault="00907271" w:rsidP="00327550">
            <w:pPr>
              <w:snapToGrid w:val="0"/>
              <w:rPr>
                <w:lang w:val="en-GB"/>
              </w:rPr>
            </w:pPr>
            <w:r>
              <w:rPr>
                <w:lang w:val="en-GB"/>
              </w:rPr>
              <w:t>181</w:t>
            </w:r>
          </w:p>
        </w:tc>
      </w:tr>
      <w:tr w:rsidR="00907271" w14:paraId="64865899" w14:textId="77777777" w:rsidTr="0015207B">
        <w:tc>
          <w:tcPr>
            <w:tcW w:w="1878" w:type="dxa"/>
            <w:gridSpan w:val="2"/>
            <w:tcBorders>
              <w:top w:val="single" w:sz="4" w:space="0" w:color="000000"/>
              <w:left w:val="single" w:sz="4" w:space="0" w:color="000000"/>
              <w:bottom w:val="single" w:sz="4" w:space="0" w:color="000000"/>
            </w:tcBorders>
          </w:tcPr>
          <w:p w14:paraId="3ED9C98D" w14:textId="77777777" w:rsidR="00907271" w:rsidRDefault="00907271" w:rsidP="0015207B">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4415EAA2"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7D71C7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26C1CB5"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89621E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A0303B"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466704A6"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92A3D80" w14:textId="77777777" w:rsidR="00907271" w:rsidRDefault="00907271" w:rsidP="00327550">
            <w:pPr>
              <w:snapToGrid w:val="0"/>
              <w:rPr>
                <w:lang w:val="en-GB"/>
              </w:rPr>
            </w:pPr>
            <w:r>
              <w:rPr>
                <w:lang w:val="en-GB"/>
              </w:rPr>
              <w:t>211</w:t>
            </w:r>
          </w:p>
        </w:tc>
      </w:tr>
      <w:tr w:rsidR="00907271" w14:paraId="6E308311" w14:textId="77777777" w:rsidTr="0015207B">
        <w:tc>
          <w:tcPr>
            <w:tcW w:w="1878" w:type="dxa"/>
            <w:gridSpan w:val="2"/>
            <w:tcBorders>
              <w:top w:val="single" w:sz="4" w:space="0" w:color="000000"/>
              <w:left w:val="single" w:sz="4" w:space="0" w:color="000000"/>
              <w:bottom w:val="single" w:sz="4" w:space="0" w:color="000000"/>
            </w:tcBorders>
          </w:tcPr>
          <w:p w14:paraId="1101E497" w14:textId="77777777" w:rsidR="00907271" w:rsidRDefault="00907271" w:rsidP="0015207B">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10AB23C4" w14:textId="77777777" w:rsidR="00907271" w:rsidRDefault="00907271"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567" w:type="dxa"/>
            <w:tcBorders>
              <w:top w:val="single" w:sz="4" w:space="0" w:color="000000"/>
              <w:left w:val="single" w:sz="4" w:space="0" w:color="000000"/>
              <w:bottom w:val="single" w:sz="4" w:space="0" w:color="000000"/>
            </w:tcBorders>
          </w:tcPr>
          <w:p w14:paraId="1087BE71"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42A1BD48"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51E750E4"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32171D96"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3BD6C667"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9863F2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2827667" w14:textId="77777777" w:rsidTr="0015207B">
        <w:tc>
          <w:tcPr>
            <w:tcW w:w="1878" w:type="dxa"/>
            <w:gridSpan w:val="2"/>
            <w:tcBorders>
              <w:top w:val="single" w:sz="4" w:space="0" w:color="000000"/>
              <w:left w:val="single" w:sz="4" w:space="0" w:color="000000"/>
              <w:bottom w:val="single" w:sz="4" w:space="0" w:color="000000"/>
            </w:tcBorders>
          </w:tcPr>
          <w:p w14:paraId="56211836" w14:textId="77777777" w:rsidR="00907271" w:rsidRDefault="00907271" w:rsidP="0015207B">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4EAAC55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08610F12"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E8BDA11"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6397E51"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6AFAF7D"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1CEBFB85"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241CDE22" w14:textId="77777777" w:rsidR="00907271" w:rsidRDefault="00907271" w:rsidP="00327550">
            <w:pPr>
              <w:snapToGrid w:val="0"/>
              <w:rPr>
                <w:lang w:val="en-GB"/>
              </w:rPr>
            </w:pPr>
            <w:r>
              <w:rPr>
                <w:lang w:val="en-GB"/>
              </w:rPr>
              <w:t>166</w:t>
            </w:r>
          </w:p>
        </w:tc>
      </w:tr>
      <w:tr w:rsidR="0015207B" w14:paraId="77C3F19B" w14:textId="77777777" w:rsidTr="0015207B">
        <w:tc>
          <w:tcPr>
            <w:tcW w:w="1878" w:type="dxa"/>
            <w:gridSpan w:val="2"/>
            <w:tcBorders>
              <w:top w:val="single" w:sz="4" w:space="0" w:color="000000"/>
              <w:left w:val="single" w:sz="4" w:space="0" w:color="000000"/>
              <w:bottom w:val="single" w:sz="4" w:space="0" w:color="000000"/>
            </w:tcBorders>
          </w:tcPr>
          <w:p w14:paraId="6204FBCC" w14:textId="77777777" w:rsidR="0015207B" w:rsidRDefault="0015207B" w:rsidP="0015207B">
            <w:pPr>
              <w:snapToGrid w:val="0"/>
              <w:jc w:val="center"/>
              <w:rPr>
                <w:lang w:val="en-GB"/>
              </w:rPr>
            </w:pPr>
            <w:r>
              <w:rPr>
                <w:lang w:val="en-GB"/>
              </w:rPr>
              <w:t>45</w:t>
            </w:r>
          </w:p>
        </w:tc>
        <w:tc>
          <w:tcPr>
            <w:tcW w:w="927" w:type="dxa"/>
            <w:tcBorders>
              <w:top w:val="single" w:sz="4" w:space="0" w:color="000000"/>
              <w:left w:val="single" w:sz="4" w:space="0" w:color="000000"/>
              <w:bottom w:val="single" w:sz="4" w:space="0" w:color="000000"/>
            </w:tcBorders>
          </w:tcPr>
          <w:p w14:paraId="743CABA8" w14:textId="77777777" w:rsidR="0015207B" w:rsidRDefault="0015207B" w:rsidP="0015207B">
            <w:pPr>
              <w:snapToGrid w:val="0"/>
              <w:jc w:val="center"/>
              <w:rPr>
                <w:lang w:val="en-GB"/>
              </w:rPr>
            </w:pPr>
            <w:r>
              <w:rPr>
                <w:lang w:val="en-GB"/>
              </w:rPr>
              <w:t>O</w:t>
            </w:r>
          </w:p>
        </w:tc>
        <w:tc>
          <w:tcPr>
            <w:tcW w:w="567" w:type="dxa"/>
            <w:tcBorders>
              <w:top w:val="single" w:sz="4" w:space="0" w:color="000000"/>
              <w:left w:val="single" w:sz="4" w:space="0" w:color="000000"/>
              <w:bottom w:val="single" w:sz="4" w:space="0" w:color="000000"/>
            </w:tcBorders>
          </w:tcPr>
          <w:p w14:paraId="5692481D" w14:textId="77777777" w:rsidR="0015207B" w:rsidRDefault="0015207B" w:rsidP="0015207B">
            <w:pPr>
              <w:snapToGrid w:val="0"/>
              <w:jc w:val="center"/>
              <w:rPr>
                <w:lang w:val="en-GB"/>
              </w:rPr>
            </w:pPr>
            <w:r>
              <w:rPr>
                <w:lang w:val="en-GB"/>
              </w:rPr>
              <w:t>34</w:t>
            </w:r>
          </w:p>
        </w:tc>
        <w:tc>
          <w:tcPr>
            <w:tcW w:w="708" w:type="dxa"/>
            <w:tcBorders>
              <w:top w:val="single" w:sz="4" w:space="0" w:color="000000"/>
              <w:left w:val="single" w:sz="4" w:space="0" w:color="000000"/>
              <w:bottom w:val="single" w:sz="4" w:space="0" w:color="000000"/>
            </w:tcBorders>
          </w:tcPr>
          <w:p w14:paraId="44E55295" w14:textId="77777777" w:rsidR="0015207B" w:rsidRDefault="0015207B" w:rsidP="0015207B">
            <w:pPr>
              <w:snapToGrid w:val="0"/>
              <w:jc w:val="center"/>
              <w:rPr>
                <w:lang w:val="en-GB"/>
              </w:rPr>
            </w:pPr>
            <w:r>
              <w:rPr>
                <w:color w:val="FF0000"/>
                <w:lang w:val="en-GB"/>
              </w:rPr>
              <w:t>46</w:t>
            </w:r>
          </w:p>
        </w:tc>
        <w:tc>
          <w:tcPr>
            <w:tcW w:w="709" w:type="dxa"/>
            <w:tcBorders>
              <w:top w:val="single" w:sz="4" w:space="0" w:color="000000"/>
              <w:left w:val="single" w:sz="4" w:space="0" w:color="000000"/>
              <w:bottom w:val="single" w:sz="4" w:space="0" w:color="000000"/>
              <w:right w:val="single" w:sz="4" w:space="0" w:color="000000"/>
            </w:tcBorders>
          </w:tcPr>
          <w:p w14:paraId="2C9DF400"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42A65D9F"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03626A64"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19838B2" w14:textId="77777777" w:rsidR="0015207B" w:rsidRDefault="0015207B" w:rsidP="0015207B">
            <w:pPr>
              <w:snapToGrid w:val="0"/>
              <w:rPr>
                <w:lang w:val="en-GB"/>
              </w:rPr>
            </w:pPr>
            <w:r>
              <w:rPr>
                <w:lang w:val="en-GB"/>
              </w:rPr>
              <w:t>6</w:t>
            </w:r>
          </w:p>
        </w:tc>
      </w:tr>
      <w:tr w:rsidR="0015207B" w14:paraId="51E3B769" w14:textId="77777777" w:rsidTr="0015207B">
        <w:tc>
          <w:tcPr>
            <w:tcW w:w="1878" w:type="dxa"/>
            <w:gridSpan w:val="2"/>
            <w:tcBorders>
              <w:top w:val="single" w:sz="4" w:space="0" w:color="000000"/>
              <w:left w:val="single" w:sz="4" w:space="0" w:color="000000"/>
              <w:bottom w:val="single" w:sz="4" w:space="0" w:color="000000"/>
            </w:tcBorders>
          </w:tcPr>
          <w:p w14:paraId="3318CBB5" w14:textId="77777777" w:rsidR="0015207B" w:rsidRDefault="0015207B" w:rsidP="0015207B">
            <w:pPr>
              <w:snapToGrid w:val="0"/>
              <w:jc w:val="center"/>
              <w:rPr>
                <w:lang w:val="en-GB"/>
              </w:rPr>
            </w:pPr>
            <w:r>
              <w:rPr>
                <w:lang w:val="en-GB"/>
              </w:rPr>
              <w:t>46</w:t>
            </w:r>
          </w:p>
        </w:tc>
        <w:tc>
          <w:tcPr>
            <w:tcW w:w="927" w:type="dxa"/>
            <w:tcBorders>
              <w:top w:val="single" w:sz="4" w:space="0" w:color="000000"/>
              <w:left w:val="single" w:sz="4" w:space="0" w:color="000000"/>
              <w:bottom w:val="single" w:sz="4" w:space="0" w:color="000000"/>
            </w:tcBorders>
          </w:tcPr>
          <w:p w14:paraId="594BB718" w14:textId="77777777" w:rsidR="0015207B" w:rsidRDefault="0015207B" w:rsidP="0015207B">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48BBF37A" w14:textId="77777777" w:rsidR="0015207B" w:rsidRDefault="0015207B" w:rsidP="0015207B">
            <w:pPr>
              <w:snapToGrid w:val="0"/>
              <w:jc w:val="center"/>
              <w:rPr>
                <w:lang w:val="en-GB"/>
              </w:rPr>
            </w:pPr>
            <w:r>
              <w:rPr>
                <w:lang w:val="en-GB"/>
              </w:rPr>
              <w:t>36</w:t>
            </w:r>
          </w:p>
        </w:tc>
        <w:tc>
          <w:tcPr>
            <w:tcW w:w="708" w:type="dxa"/>
            <w:tcBorders>
              <w:top w:val="single" w:sz="4" w:space="0" w:color="000000"/>
              <w:left w:val="single" w:sz="4" w:space="0" w:color="000000"/>
              <w:bottom w:val="single" w:sz="4" w:space="0" w:color="000000"/>
            </w:tcBorders>
          </w:tcPr>
          <w:p w14:paraId="6D786E67" w14:textId="77777777" w:rsidR="0015207B" w:rsidRDefault="0015207B" w:rsidP="0015207B">
            <w:pPr>
              <w:snapToGrid w:val="0"/>
              <w:jc w:val="center"/>
              <w:rPr>
                <w:lang w:val="en-GB"/>
              </w:rPr>
            </w:pPr>
            <w:r>
              <w:rPr>
                <w:color w:val="FF0000"/>
                <w:lang w:val="en-GB"/>
              </w:rPr>
              <w:t>47</w:t>
            </w:r>
          </w:p>
        </w:tc>
        <w:tc>
          <w:tcPr>
            <w:tcW w:w="709" w:type="dxa"/>
            <w:tcBorders>
              <w:top w:val="single" w:sz="4" w:space="0" w:color="000000"/>
              <w:left w:val="single" w:sz="4" w:space="0" w:color="000000"/>
              <w:bottom w:val="single" w:sz="4" w:space="0" w:color="000000"/>
              <w:right w:val="single" w:sz="4" w:space="0" w:color="000000"/>
            </w:tcBorders>
          </w:tcPr>
          <w:p w14:paraId="40305284"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18DA576A"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0B583F99"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538C8C00" w14:textId="77777777" w:rsidR="0015207B" w:rsidRDefault="0015207B" w:rsidP="0015207B">
            <w:pPr>
              <w:snapToGrid w:val="0"/>
              <w:rPr>
                <w:lang w:val="en-GB"/>
              </w:rPr>
            </w:pPr>
            <w:r>
              <w:rPr>
                <w:lang w:val="en-GB"/>
              </w:rPr>
              <w:t>46</w:t>
            </w:r>
          </w:p>
        </w:tc>
      </w:tr>
      <w:tr w:rsidR="0015207B" w14:paraId="6316DCD7" w14:textId="77777777" w:rsidTr="0015207B">
        <w:tc>
          <w:tcPr>
            <w:tcW w:w="1878" w:type="dxa"/>
            <w:gridSpan w:val="2"/>
            <w:tcBorders>
              <w:top w:val="single" w:sz="4" w:space="0" w:color="000000"/>
              <w:left w:val="single" w:sz="4" w:space="0" w:color="000000"/>
              <w:bottom w:val="single" w:sz="4" w:space="0" w:color="000000"/>
            </w:tcBorders>
          </w:tcPr>
          <w:p w14:paraId="28002810" w14:textId="77777777" w:rsidR="0015207B" w:rsidRDefault="0015207B" w:rsidP="0015207B">
            <w:pPr>
              <w:snapToGrid w:val="0"/>
              <w:jc w:val="center"/>
              <w:rPr>
                <w:lang w:val="en-GB"/>
              </w:rPr>
            </w:pPr>
            <w:r>
              <w:rPr>
                <w:lang w:val="en-GB"/>
              </w:rPr>
              <w:t>47</w:t>
            </w:r>
          </w:p>
        </w:tc>
        <w:tc>
          <w:tcPr>
            <w:tcW w:w="927" w:type="dxa"/>
            <w:tcBorders>
              <w:top w:val="single" w:sz="4" w:space="0" w:color="000000"/>
              <w:left w:val="single" w:sz="4" w:space="0" w:color="000000"/>
              <w:bottom w:val="single" w:sz="4" w:space="0" w:color="000000"/>
            </w:tcBorders>
          </w:tcPr>
          <w:p w14:paraId="290DBD63" w14:textId="77777777" w:rsidR="0015207B" w:rsidRDefault="0015207B" w:rsidP="0015207B">
            <w:pPr>
              <w:snapToGrid w:val="0"/>
              <w:jc w:val="center"/>
              <w:rPr>
                <w:lang w:val="en-GB"/>
              </w:rPr>
            </w:pPr>
            <w:r>
              <w:rPr>
                <w:lang w:val="en-GB"/>
              </w:rPr>
              <w:t>CH</w:t>
            </w:r>
            <w:r>
              <w:rPr>
                <w:vertAlign w:val="subscript"/>
                <w:lang w:val="en-GB"/>
              </w:rPr>
              <w:t>3</w:t>
            </w:r>
            <w:r>
              <w:rPr>
                <w:lang w:val="en-GB"/>
              </w:rPr>
              <w:t>OH</w:t>
            </w:r>
          </w:p>
        </w:tc>
        <w:tc>
          <w:tcPr>
            <w:tcW w:w="567" w:type="dxa"/>
            <w:tcBorders>
              <w:top w:val="single" w:sz="4" w:space="0" w:color="000000"/>
              <w:left w:val="single" w:sz="4" w:space="0" w:color="000000"/>
              <w:bottom w:val="single" w:sz="4" w:space="0" w:color="000000"/>
            </w:tcBorders>
          </w:tcPr>
          <w:p w14:paraId="0F275510" w14:textId="77777777" w:rsidR="0015207B" w:rsidRDefault="0015207B" w:rsidP="0015207B">
            <w:pPr>
              <w:snapToGrid w:val="0"/>
              <w:jc w:val="center"/>
              <w:rPr>
                <w:lang w:val="en-GB"/>
              </w:rPr>
            </w:pPr>
            <w:r>
              <w:rPr>
                <w:color w:val="FF0000"/>
                <w:lang w:val="en-GB"/>
              </w:rPr>
              <w:t>39</w:t>
            </w:r>
          </w:p>
        </w:tc>
        <w:tc>
          <w:tcPr>
            <w:tcW w:w="708" w:type="dxa"/>
            <w:tcBorders>
              <w:top w:val="single" w:sz="4" w:space="0" w:color="000000"/>
              <w:left w:val="single" w:sz="4" w:space="0" w:color="000000"/>
              <w:bottom w:val="single" w:sz="4" w:space="0" w:color="000000"/>
            </w:tcBorders>
          </w:tcPr>
          <w:p w14:paraId="72F6EEF9" w14:textId="77777777" w:rsidR="0015207B" w:rsidRDefault="0015207B" w:rsidP="0015207B">
            <w:pPr>
              <w:snapToGrid w:val="0"/>
              <w:jc w:val="center"/>
              <w:rPr>
                <w:lang w:val="en-GB"/>
              </w:rPr>
            </w:pPr>
            <w:r>
              <w:rPr>
                <w:color w:val="FF0000"/>
                <w:lang w:val="en-GB"/>
              </w:rPr>
              <w:t>44</w:t>
            </w:r>
          </w:p>
        </w:tc>
        <w:tc>
          <w:tcPr>
            <w:tcW w:w="709" w:type="dxa"/>
            <w:tcBorders>
              <w:top w:val="single" w:sz="4" w:space="0" w:color="000000"/>
              <w:left w:val="single" w:sz="4" w:space="0" w:color="000000"/>
              <w:bottom w:val="single" w:sz="4" w:space="0" w:color="000000"/>
              <w:right w:val="single" w:sz="4" w:space="0" w:color="000000"/>
            </w:tcBorders>
          </w:tcPr>
          <w:p w14:paraId="063AAE16"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14353D90"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5987804C"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3E51CC49" w14:textId="77777777" w:rsidR="0015207B" w:rsidRDefault="0015207B" w:rsidP="0015207B">
            <w:pPr>
              <w:snapToGrid w:val="0"/>
              <w:rPr>
                <w:lang w:val="en-GB"/>
              </w:rPr>
            </w:pPr>
            <w:r>
              <w:rPr>
                <w:lang w:val="en-GB"/>
              </w:rPr>
              <w:t>2161</w:t>
            </w:r>
          </w:p>
        </w:tc>
      </w:tr>
      <w:tr w:rsidR="0015207B" w14:paraId="3E746DBA" w14:textId="77777777" w:rsidTr="0015207B">
        <w:tc>
          <w:tcPr>
            <w:tcW w:w="1878" w:type="dxa"/>
            <w:gridSpan w:val="2"/>
            <w:tcBorders>
              <w:top w:val="single" w:sz="4" w:space="0" w:color="000000"/>
              <w:left w:val="single" w:sz="4" w:space="0" w:color="000000"/>
              <w:bottom w:val="single" w:sz="4" w:space="0" w:color="000000"/>
            </w:tcBorders>
          </w:tcPr>
          <w:p w14:paraId="7F231984" w14:textId="77777777" w:rsidR="0015207B" w:rsidRDefault="0015207B" w:rsidP="0015207B">
            <w:pPr>
              <w:snapToGrid w:val="0"/>
              <w:jc w:val="center"/>
              <w:rPr>
                <w:lang w:val="en-GB"/>
              </w:rPr>
            </w:pPr>
            <w:r>
              <w:rPr>
                <w:lang w:val="en-GB"/>
              </w:rPr>
              <w:t>48</w:t>
            </w:r>
          </w:p>
        </w:tc>
        <w:tc>
          <w:tcPr>
            <w:tcW w:w="927" w:type="dxa"/>
            <w:tcBorders>
              <w:top w:val="single" w:sz="4" w:space="0" w:color="000000"/>
              <w:left w:val="single" w:sz="4" w:space="0" w:color="000000"/>
              <w:bottom w:val="single" w:sz="4" w:space="0" w:color="000000"/>
            </w:tcBorders>
          </w:tcPr>
          <w:p w14:paraId="0096CF00" w14:textId="77777777" w:rsidR="0015207B" w:rsidRDefault="0015207B" w:rsidP="0015207B">
            <w:pPr>
              <w:snapToGrid w:val="0"/>
              <w:jc w:val="center"/>
              <w:rPr>
                <w:lang w:val="en-GB"/>
              </w:rPr>
            </w:pPr>
            <w:r>
              <w:rPr>
                <w:lang w:val="en-GB"/>
              </w:rPr>
              <w:t>H</w:t>
            </w:r>
          </w:p>
        </w:tc>
        <w:tc>
          <w:tcPr>
            <w:tcW w:w="567" w:type="dxa"/>
            <w:tcBorders>
              <w:top w:val="single" w:sz="4" w:space="0" w:color="000000"/>
              <w:left w:val="single" w:sz="4" w:space="0" w:color="000000"/>
              <w:bottom w:val="single" w:sz="4" w:space="0" w:color="000000"/>
            </w:tcBorders>
          </w:tcPr>
          <w:p w14:paraId="348FD1CC" w14:textId="77777777" w:rsidR="0015207B" w:rsidRDefault="0015207B" w:rsidP="0015207B">
            <w:pPr>
              <w:snapToGrid w:val="0"/>
              <w:jc w:val="center"/>
              <w:rPr>
                <w:lang w:val="en-GB"/>
              </w:rPr>
            </w:pPr>
            <w:r w:rsidRPr="000D208E">
              <w:rPr>
                <w:color w:val="000000" w:themeColor="text1"/>
                <w:lang w:val="en-GB"/>
              </w:rPr>
              <w:t>n/a</w:t>
            </w:r>
          </w:p>
        </w:tc>
        <w:tc>
          <w:tcPr>
            <w:tcW w:w="708" w:type="dxa"/>
            <w:tcBorders>
              <w:top w:val="single" w:sz="4" w:space="0" w:color="000000"/>
              <w:left w:val="single" w:sz="4" w:space="0" w:color="000000"/>
              <w:bottom w:val="single" w:sz="4" w:space="0" w:color="000000"/>
            </w:tcBorders>
          </w:tcPr>
          <w:p w14:paraId="0C704BB1" w14:textId="77777777" w:rsidR="0015207B" w:rsidRDefault="0015207B" w:rsidP="0015207B">
            <w:pPr>
              <w:snapToGrid w:val="0"/>
              <w:jc w:val="center"/>
              <w:rPr>
                <w:lang w:val="en-GB"/>
              </w:rPr>
            </w:pPr>
            <w:r w:rsidRPr="000D208E">
              <w:rPr>
                <w:color w:val="000000" w:themeColor="text1"/>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4B147657"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0CD02A"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tcBorders>
          </w:tcPr>
          <w:p w14:paraId="659ADAA2"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0C270F7" w14:textId="77777777" w:rsidR="0015207B" w:rsidRDefault="0015207B" w:rsidP="0015207B">
            <w:pPr>
              <w:snapToGrid w:val="0"/>
              <w:rPr>
                <w:lang w:val="en-GB"/>
              </w:rPr>
            </w:pPr>
            <w:r>
              <w:rPr>
                <w:lang w:val="en-GB"/>
              </w:rPr>
              <w:t>1</w:t>
            </w:r>
          </w:p>
        </w:tc>
      </w:tr>
    </w:tbl>
    <w:p w14:paraId="13A242AE" w14:textId="77777777" w:rsidR="008F3D59" w:rsidRDefault="008F3D59" w:rsidP="008F3D59"/>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1058"/>
        <w:gridCol w:w="567"/>
        <w:gridCol w:w="577"/>
        <w:gridCol w:w="709"/>
        <w:gridCol w:w="567"/>
        <w:gridCol w:w="841"/>
        <w:gridCol w:w="4961"/>
      </w:tblGrid>
      <w:tr w:rsidR="0015207B" w14:paraId="4F7C1F29" w14:textId="77777777" w:rsidTr="006F2754">
        <w:tc>
          <w:tcPr>
            <w:tcW w:w="1868" w:type="dxa"/>
            <w:tcBorders>
              <w:top w:val="single" w:sz="4" w:space="0" w:color="000000"/>
              <w:left w:val="single" w:sz="4" w:space="0" w:color="000000"/>
              <w:bottom w:val="single" w:sz="4" w:space="0" w:color="000000"/>
            </w:tcBorders>
          </w:tcPr>
          <w:p w14:paraId="52E4BE70" w14:textId="6452F392" w:rsidR="0015207B" w:rsidRDefault="00D92D3D" w:rsidP="00135C7B">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15207B">
              <w:rPr>
                <w:lang w:val="en-GB"/>
              </w:rPr>
              <w:t xml:space="preserve"> ID</w:t>
            </w:r>
          </w:p>
        </w:tc>
        <w:tc>
          <w:tcPr>
            <w:tcW w:w="1068" w:type="dxa"/>
            <w:gridSpan w:val="2"/>
            <w:tcBorders>
              <w:top w:val="single" w:sz="4" w:space="0" w:color="000000"/>
              <w:left w:val="single" w:sz="4" w:space="0" w:color="000000"/>
              <w:bottom w:val="single" w:sz="4" w:space="0" w:color="000000"/>
            </w:tcBorders>
          </w:tcPr>
          <w:p w14:paraId="2C6AB57E" w14:textId="77777777" w:rsidR="0015207B" w:rsidRDefault="0015207B" w:rsidP="00135C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4C15E58" w14:textId="77777777" w:rsidR="0015207B" w:rsidRDefault="0015207B" w:rsidP="00135C7B">
            <w:pPr>
              <w:snapToGrid w:val="0"/>
              <w:jc w:val="center"/>
              <w:rPr>
                <w:lang w:val="en-GB"/>
              </w:rPr>
            </w:pPr>
            <w:r>
              <w:rPr>
                <w:lang w:val="en-GB"/>
              </w:rPr>
              <w:t>H04</w:t>
            </w:r>
          </w:p>
          <w:p w14:paraId="594D18F4" w14:textId="77777777" w:rsidR="0015207B" w:rsidRDefault="0015207B" w:rsidP="00135C7B">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7DC33150" w14:textId="77777777" w:rsidR="0015207B" w:rsidRDefault="0015207B" w:rsidP="00135C7B">
            <w:pPr>
              <w:snapToGrid w:val="0"/>
              <w:jc w:val="center"/>
              <w:rPr>
                <w:lang w:val="en-GB"/>
              </w:rPr>
            </w:pPr>
            <w:r>
              <w:rPr>
                <w:lang w:val="en-GB"/>
              </w:rPr>
              <w:t>G03</w:t>
            </w:r>
          </w:p>
          <w:p w14:paraId="4447C0C0" w14:textId="77777777" w:rsidR="0015207B" w:rsidRDefault="0015207B" w:rsidP="00135C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FBA54CD" w14:textId="77777777" w:rsidR="0015207B" w:rsidRDefault="0015207B" w:rsidP="00135C7B">
            <w:pPr>
              <w:jc w:val="center"/>
              <w:rPr>
                <w:lang w:val="en-GB"/>
              </w:rPr>
            </w:pPr>
            <w:r>
              <w:rPr>
                <w:lang w:val="en-GB"/>
              </w:rPr>
              <w:t>H12</w:t>
            </w:r>
          </w:p>
          <w:p w14:paraId="7A540826" w14:textId="77777777" w:rsidR="0015207B" w:rsidRDefault="0015207B" w:rsidP="00135C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4C9852E" w14:textId="77777777" w:rsidR="0015207B" w:rsidRDefault="0015207B" w:rsidP="00135C7B">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206F46D" w14:textId="77777777" w:rsidR="0015207B" w:rsidRDefault="0015207B" w:rsidP="00135C7B">
            <w:pPr>
              <w:snapToGrid w:val="0"/>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FDBD4B6" w14:textId="710C2296" w:rsidR="0015207B" w:rsidRDefault="00D92D3D" w:rsidP="00135C7B">
            <w:pPr>
              <w:snapToGrid w:val="0"/>
              <w:rPr>
                <w:lang w:val="en-GB"/>
              </w:rPr>
            </w:pPr>
            <w:proofErr w:type="spellStart"/>
            <w:r w:rsidRPr="00D92D3D">
              <w:rPr>
                <w:rFonts w:ascii="Copperplate Light" w:hAnsi="Copperplate Light" w:cstheme="majorHAnsi"/>
                <w:lang w:val="en-GB"/>
              </w:rPr>
              <w:t>Radtrans</w:t>
            </w:r>
            <w:proofErr w:type="spellEnd"/>
            <w:r w:rsidR="006F2754">
              <w:rPr>
                <w:lang w:val="en-GB"/>
              </w:rPr>
              <w:t xml:space="preserve"> order of Isotopes</w:t>
            </w:r>
          </w:p>
        </w:tc>
      </w:tr>
      <w:tr w:rsidR="006F2754" w14:paraId="4C693CE1" w14:textId="77777777" w:rsidTr="006F2754">
        <w:tc>
          <w:tcPr>
            <w:tcW w:w="1868" w:type="dxa"/>
            <w:tcBorders>
              <w:top w:val="single" w:sz="4" w:space="0" w:color="000000"/>
              <w:left w:val="single" w:sz="4" w:space="0" w:color="000000"/>
              <w:bottom w:val="single" w:sz="4" w:space="0" w:color="000000"/>
            </w:tcBorders>
          </w:tcPr>
          <w:p w14:paraId="67C447F3" w14:textId="77777777" w:rsidR="006F2754" w:rsidRDefault="006F2754" w:rsidP="006F2754">
            <w:pPr>
              <w:snapToGrid w:val="0"/>
              <w:jc w:val="center"/>
              <w:rPr>
                <w:lang w:val="en-GB"/>
              </w:rPr>
            </w:pPr>
            <w:r>
              <w:rPr>
                <w:lang w:val="en-GB"/>
              </w:rPr>
              <w:t>49</w:t>
            </w:r>
          </w:p>
        </w:tc>
        <w:tc>
          <w:tcPr>
            <w:tcW w:w="1068" w:type="dxa"/>
            <w:gridSpan w:val="2"/>
            <w:tcBorders>
              <w:top w:val="single" w:sz="4" w:space="0" w:color="000000"/>
              <w:left w:val="single" w:sz="4" w:space="0" w:color="000000"/>
              <w:bottom w:val="single" w:sz="4" w:space="0" w:color="000000"/>
            </w:tcBorders>
          </w:tcPr>
          <w:p w14:paraId="7009303B" w14:textId="77777777" w:rsidR="006F2754" w:rsidRDefault="006F2754" w:rsidP="006F2754">
            <w:pPr>
              <w:snapToGrid w:val="0"/>
              <w:jc w:val="center"/>
              <w:rPr>
                <w:position w:val="-1"/>
                <w:sz w:val="20"/>
                <w:lang w:val="en-GB"/>
              </w:rPr>
            </w:pPr>
            <w:r>
              <w:rPr>
                <w:lang w:val="en-GB"/>
              </w:rPr>
              <w:t>C</w:t>
            </w:r>
            <w:r>
              <w:rPr>
                <w:vertAlign w:val="subscript"/>
                <w:lang w:val="en-GB"/>
              </w:rPr>
              <w:t>6</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2B8C4A69" w14:textId="77777777" w:rsidR="006F2754" w:rsidRDefault="006F2754" w:rsidP="006F2754">
            <w:pPr>
              <w:snapToGrid w:val="0"/>
              <w:jc w:val="center"/>
              <w:rPr>
                <w:lang w:val="en-GB"/>
              </w:rPr>
            </w:pPr>
            <w:r>
              <w:rPr>
                <w:color w:val="FF0000"/>
                <w:lang w:val="en-GB"/>
              </w:rPr>
              <w:t>49</w:t>
            </w:r>
          </w:p>
        </w:tc>
        <w:tc>
          <w:tcPr>
            <w:tcW w:w="577" w:type="dxa"/>
            <w:tcBorders>
              <w:top w:val="single" w:sz="4" w:space="0" w:color="000000"/>
              <w:left w:val="single" w:sz="4" w:space="0" w:color="000000"/>
              <w:bottom w:val="single" w:sz="4" w:space="0" w:color="000000"/>
            </w:tcBorders>
          </w:tcPr>
          <w:p w14:paraId="400F651A" w14:textId="77777777" w:rsidR="006F2754" w:rsidRDefault="006F2754" w:rsidP="006F2754">
            <w:pPr>
              <w:snapToGrid w:val="0"/>
              <w:jc w:val="center"/>
              <w:rPr>
                <w:lang w:val="en-GB"/>
              </w:rPr>
            </w:pPr>
            <w:r>
              <w:rPr>
                <w:color w:val="FF0000"/>
                <w:lang w:val="en-GB"/>
              </w:rPr>
              <w:t>49</w:t>
            </w:r>
          </w:p>
        </w:tc>
        <w:tc>
          <w:tcPr>
            <w:tcW w:w="709" w:type="dxa"/>
            <w:tcBorders>
              <w:top w:val="single" w:sz="4" w:space="0" w:color="000000"/>
              <w:left w:val="single" w:sz="4" w:space="0" w:color="000000"/>
              <w:bottom w:val="single" w:sz="4" w:space="0" w:color="000000"/>
              <w:right w:val="single" w:sz="4" w:space="0" w:color="000000"/>
            </w:tcBorders>
          </w:tcPr>
          <w:p w14:paraId="29A670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142914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1CC806D"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D67A672" w14:textId="77777777" w:rsidR="006F2754" w:rsidRDefault="006F2754" w:rsidP="006F2754">
            <w:pPr>
              <w:snapToGrid w:val="0"/>
              <w:rPr>
                <w:lang w:val="en-GB"/>
              </w:rPr>
            </w:pPr>
            <w:r>
              <w:rPr>
                <w:lang w:val="en-GB"/>
              </w:rPr>
              <w:t>221</w:t>
            </w:r>
          </w:p>
        </w:tc>
      </w:tr>
      <w:tr w:rsidR="006F2754" w14:paraId="521FD709" w14:textId="77777777" w:rsidTr="006F2754">
        <w:tc>
          <w:tcPr>
            <w:tcW w:w="1868" w:type="dxa"/>
            <w:tcBorders>
              <w:top w:val="single" w:sz="4" w:space="0" w:color="000000"/>
              <w:left w:val="single" w:sz="4" w:space="0" w:color="000000"/>
              <w:bottom w:val="single" w:sz="4" w:space="0" w:color="000000"/>
            </w:tcBorders>
          </w:tcPr>
          <w:p w14:paraId="7C5158EE" w14:textId="77777777" w:rsidR="006F2754" w:rsidRDefault="006F2754" w:rsidP="006F2754">
            <w:pPr>
              <w:snapToGrid w:val="0"/>
              <w:jc w:val="center"/>
              <w:rPr>
                <w:lang w:val="en-GB"/>
              </w:rPr>
            </w:pPr>
            <w:r>
              <w:rPr>
                <w:lang w:val="en-GB"/>
              </w:rPr>
              <w:t>50</w:t>
            </w:r>
          </w:p>
        </w:tc>
        <w:tc>
          <w:tcPr>
            <w:tcW w:w="1068" w:type="dxa"/>
            <w:gridSpan w:val="2"/>
            <w:tcBorders>
              <w:top w:val="single" w:sz="4" w:space="0" w:color="000000"/>
              <w:left w:val="single" w:sz="4" w:space="0" w:color="000000"/>
              <w:bottom w:val="single" w:sz="4" w:space="0" w:color="000000"/>
            </w:tcBorders>
          </w:tcPr>
          <w:p w14:paraId="57CD9074" w14:textId="77777777" w:rsidR="006F2754" w:rsidRDefault="006F2754" w:rsidP="006F2754">
            <w:pPr>
              <w:snapToGrid w:val="0"/>
              <w:jc w:val="center"/>
              <w:rPr>
                <w:position w:val="-1"/>
                <w:sz w:val="20"/>
                <w:lang w:val="en-GB"/>
              </w:rPr>
            </w:pPr>
            <w:r>
              <w:rPr>
                <w:lang w:val="en-GB"/>
              </w:rPr>
              <w:t>CH3CN</w:t>
            </w:r>
          </w:p>
        </w:tc>
        <w:tc>
          <w:tcPr>
            <w:tcW w:w="567" w:type="dxa"/>
            <w:tcBorders>
              <w:top w:val="single" w:sz="4" w:space="0" w:color="000000"/>
              <w:left w:val="single" w:sz="4" w:space="0" w:color="000000"/>
              <w:bottom w:val="single" w:sz="4" w:space="0" w:color="000000"/>
            </w:tcBorders>
          </w:tcPr>
          <w:p w14:paraId="042BA4DC" w14:textId="77777777" w:rsidR="006F2754" w:rsidRDefault="006F2754" w:rsidP="006F2754">
            <w:pPr>
              <w:snapToGrid w:val="0"/>
              <w:jc w:val="center"/>
              <w:rPr>
                <w:color w:val="FF0000"/>
                <w:lang w:val="en-GB"/>
              </w:rPr>
            </w:pPr>
            <w:r>
              <w:rPr>
                <w:color w:val="FF0000"/>
                <w:lang w:val="en-GB"/>
              </w:rPr>
              <w:t>50</w:t>
            </w:r>
          </w:p>
        </w:tc>
        <w:tc>
          <w:tcPr>
            <w:tcW w:w="577" w:type="dxa"/>
            <w:tcBorders>
              <w:top w:val="single" w:sz="4" w:space="0" w:color="000000"/>
              <w:left w:val="single" w:sz="4" w:space="0" w:color="000000"/>
              <w:bottom w:val="single" w:sz="4" w:space="0" w:color="000000"/>
            </w:tcBorders>
          </w:tcPr>
          <w:p w14:paraId="196042EC" w14:textId="77777777" w:rsidR="006F2754" w:rsidRDefault="006F2754" w:rsidP="006F2754">
            <w:pPr>
              <w:snapToGrid w:val="0"/>
              <w:jc w:val="center"/>
              <w:rPr>
                <w:lang w:val="en-GB"/>
              </w:rPr>
            </w:pPr>
            <w:r>
              <w:rPr>
                <w:color w:val="FF0000"/>
                <w:lang w:val="en-GB"/>
              </w:rPr>
              <w:t>50</w:t>
            </w:r>
          </w:p>
        </w:tc>
        <w:tc>
          <w:tcPr>
            <w:tcW w:w="709" w:type="dxa"/>
            <w:tcBorders>
              <w:top w:val="single" w:sz="4" w:space="0" w:color="000000"/>
              <w:left w:val="single" w:sz="4" w:space="0" w:color="000000"/>
              <w:bottom w:val="single" w:sz="4" w:space="0" w:color="000000"/>
              <w:right w:val="single" w:sz="4" w:space="0" w:color="000000"/>
            </w:tcBorders>
          </w:tcPr>
          <w:p w14:paraId="1CF417A7" w14:textId="77777777" w:rsidR="006F2754" w:rsidRDefault="006F2754" w:rsidP="006F2754">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5B3C12D2" w14:textId="77777777" w:rsidR="006F2754" w:rsidRDefault="006F2754" w:rsidP="006F2754">
            <w:pPr>
              <w:snapToGrid w:val="0"/>
              <w:jc w:val="center"/>
              <w:rPr>
                <w:lang w:val="en-GB"/>
              </w:rPr>
            </w:pPr>
            <w:r>
              <w:rPr>
                <w:lang w:val="en-GB"/>
              </w:rPr>
              <w:t>41</w:t>
            </w:r>
          </w:p>
        </w:tc>
        <w:tc>
          <w:tcPr>
            <w:tcW w:w="841" w:type="dxa"/>
            <w:tcBorders>
              <w:top w:val="single" w:sz="4" w:space="0" w:color="000000"/>
              <w:left w:val="single" w:sz="4" w:space="0" w:color="000000"/>
              <w:bottom w:val="single" w:sz="4" w:space="0" w:color="000000"/>
            </w:tcBorders>
          </w:tcPr>
          <w:p w14:paraId="2AAAE220"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B1A550" w14:textId="77777777" w:rsidR="006F2754" w:rsidRDefault="006F2754" w:rsidP="006F2754">
            <w:pPr>
              <w:snapToGrid w:val="0"/>
              <w:rPr>
                <w:lang w:val="en-GB"/>
              </w:rPr>
            </w:pPr>
            <w:r>
              <w:rPr>
                <w:lang w:val="en-GB"/>
              </w:rPr>
              <w:t>2141</w:t>
            </w:r>
          </w:p>
        </w:tc>
      </w:tr>
      <w:tr w:rsidR="006F2754" w14:paraId="45B39935" w14:textId="77777777" w:rsidTr="006F2754">
        <w:tc>
          <w:tcPr>
            <w:tcW w:w="1868" w:type="dxa"/>
            <w:tcBorders>
              <w:top w:val="single" w:sz="4" w:space="0" w:color="000000"/>
              <w:left w:val="single" w:sz="4" w:space="0" w:color="000000"/>
              <w:bottom w:val="single" w:sz="4" w:space="0" w:color="000000"/>
            </w:tcBorders>
          </w:tcPr>
          <w:p w14:paraId="2A89608B" w14:textId="77777777" w:rsidR="006F2754" w:rsidRDefault="006F2754" w:rsidP="006F2754">
            <w:pPr>
              <w:snapToGrid w:val="0"/>
              <w:jc w:val="center"/>
              <w:rPr>
                <w:lang w:val="en-GB"/>
              </w:rPr>
            </w:pPr>
            <w:r>
              <w:rPr>
                <w:lang w:val="en-GB"/>
              </w:rPr>
              <w:t>51</w:t>
            </w:r>
          </w:p>
        </w:tc>
        <w:tc>
          <w:tcPr>
            <w:tcW w:w="1068" w:type="dxa"/>
            <w:gridSpan w:val="2"/>
            <w:tcBorders>
              <w:top w:val="single" w:sz="4" w:space="0" w:color="000000"/>
              <w:left w:val="single" w:sz="4" w:space="0" w:color="000000"/>
              <w:bottom w:val="single" w:sz="4" w:space="0" w:color="000000"/>
            </w:tcBorders>
          </w:tcPr>
          <w:p w14:paraId="73497A07" w14:textId="77777777" w:rsidR="006F2754" w:rsidRDefault="006F2754" w:rsidP="006F2754">
            <w:pPr>
              <w:snapToGrid w:val="0"/>
              <w:jc w:val="center"/>
              <w:rPr>
                <w:position w:val="-1"/>
                <w:sz w:val="20"/>
                <w:lang w:val="en-GB"/>
              </w:rPr>
            </w:pPr>
            <w:r>
              <w:rPr>
                <w:lang w:val="en-GB"/>
              </w:rPr>
              <w:t>CH2NH</w:t>
            </w:r>
          </w:p>
        </w:tc>
        <w:tc>
          <w:tcPr>
            <w:tcW w:w="567" w:type="dxa"/>
            <w:tcBorders>
              <w:top w:val="single" w:sz="4" w:space="0" w:color="000000"/>
              <w:left w:val="single" w:sz="4" w:space="0" w:color="000000"/>
              <w:bottom w:val="single" w:sz="4" w:space="0" w:color="000000"/>
            </w:tcBorders>
          </w:tcPr>
          <w:p w14:paraId="64DB4DF6" w14:textId="77777777" w:rsidR="006F2754" w:rsidRDefault="006F2754" w:rsidP="006F2754">
            <w:pPr>
              <w:snapToGrid w:val="0"/>
              <w:jc w:val="center"/>
              <w:rPr>
                <w:color w:val="FF0000"/>
                <w:lang w:val="en-GB"/>
              </w:rPr>
            </w:pPr>
            <w:r>
              <w:rPr>
                <w:color w:val="FF0000"/>
                <w:szCs w:val="24"/>
                <w:lang w:val="en-GB"/>
              </w:rPr>
              <w:t>51</w:t>
            </w:r>
          </w:p>
        </w:tc>
        <w:tc>
          <w:tcPr>
            <w:tcW w:w="577" w:type="dxa"/>
            <w:tcBorders>
              <w:top w:val="single" w:sz="4" w:space="0" w:color="000000"/>
              <w:left w:val="single" w:sz="4" w:space="0" w:color="000000"/>
              <w:bottom w:val="single" w:sz="4" w:space="0" w:color="000000"/>
            </w:tcBorders>
          </w:tcPr>
          <w:p w14:paraId="4C4AB41A" w14:textId="77777777" w:rsidR="006F2754" w:rsidRDefault="006F2754" w:rsidP="006F2754">
            <w:pPr>
              <w:snapToGrid w:val="0"/>
              <w:jc w:val="center"/>
              <w:rPr>
                <w:lang w:val="en-GB"/>
              </w:rPr>
            </w:pPr>
            <w:r>
              <w:rPr>
                <w:color w:val="FF0000"/>
                <w:szCs w:val="24"/>
                <w:lang w:val="en-GB"/>
              </w:rPr>
              <w:t>51</w:t>
            </w:r>
          </w:p>
        </w:tc>
        <w:tc>
          <w:tcPr>
            <w:tcW w:w="709" w:type="dxa"/>
            <w:tcBorders>
              <w:top w:val="single" w:sz="4" w:space="0" w:color="000000"/>
              <w:left w:val="single" w:sz="4" w:space="0" w:color="000000"/>
              <w:bottom w:val="single" w:sz="4" w:space="0" w:color="000000"/>
              <w:right w:val="single" w:sz="4" w:space="0" w:color="000000"/>
            </w:tcBorders>
          </w:tcPr>
          <w:p w14:paraId="68EC2C3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6889C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7B5F2F" w14:textId="77777777" w:rsidR="006F2754" w:rsidRDefault="006F2754" w:rsidP="006F2754">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7FF3C27" w14:textId="77777777" w:rsidR="006F2754" w:rsidRDefault="006F2754" w:rsidP="006F2754">
            <w:pPr>
              <w:snapToGrid w:val="0"/>
              <w:rPr>
                <w:lang w:val="en-GB"/>
              </w:rPr>
            </w:pPr>
            <w:r>
              <w:rPr>
                <w:lang w:val="en-GB"/>
              </w:rPr>
              <w:t>241, 341, 251, 242</w:t>
            </w:r>
          </w:p>
        </w:tc>
      </w:tr>
      <w:tr w:rsidR="006F2754" w14:paraId="483B3F22" w14:textId="77777777" w:rsidTr="006F2754">
        <w:tc>
          <w:tcPr>
            <w:tcW w:w="1878" w:type="dxa"/>
            <w:gridSpan w:val="2"/>
            <w:tcBorders>
              <w:top w:val="single" w:sz="4" w:space="0" w:color="000000"/>
              <w:left w:val="single" w:sz="4" w:space="0" w:color="000000"/>
              <w:bottom w:val="single" w:sz="4" w:space="0" w:color="000000"/>
            </w:tcBorders>
          </w:tcPr>
          <w:p w14:paraId="16095575" w14:textId="77777777" w:rsidR="006F2754" w:rsidRDefault="006F2754" w:rsidP="006F2754">
            <w:pPr>
              <w:snapToGrid w:val="0"/>
              <w:jc w:val="center"/>
              <w:rPr>
                <w:lang w:val="en-GB"/>
              </w:rPr>
            </w:pPr>
            <w:r>
              <w:rPr>
                <w:szCs w:val="24"/>
                <w:lang w:val="en-GB"/>
              </w:rPr>
              <w:t>52</w:t>
            </w:r>
          </w:p>
        </w:tc>
        <w:tc>
          <w:tcPr>
            <w:tcW w:w="1058" w:type="dxa"/>
            <w:tcBorders>
              <w:top w:val="single" w:sz="4" w:space="0" w:color="000000"/>
              <w:left w:val="single" w:sz="4" w:space="0" w:color="000000"/>
              <w:bottom w:val="single" w:sz="4" w:space="0" w:color="000000"/>
            </w:tcBorders>
          </w:tcPr>
          <w:p w14:paraId="7F201CC0" w14:textId="77777777" w:rsidR="006F2754" w:rsidRDefault="006F2754" w:rsidP="006F2754">
            <w:pPr>
              <w:snapToGrid w:val="0"/>
              <w:jc w:val="center"/>
              <w:rPr>
                <w:lang w:val="en-GB"/>
              </w:rPr>
            </w:pPr>
            <w:r>
              <w:rPr>
                <w:position w:val="-1"/>
                <w:szCs w:val="24"/>
                <w:lang w:val="en-GB"/>
              </w:rPr>
              <w:t>C2H3CN</w:t>
            </w:r>
          </w:p>
        </w:tc>
        <w:tc>
          <w:tcPr>
            <w:tcW w:w="567" w:type="dxa"/>
            <w:tcBorders>
              <w:top w:val="single" w:sz="4" w:space="0" w:color="000000"/>
              <w:left w:val="single" w:sz="4" w:space="0" w:color="000000"/>
              <w:bottom w:val="single" w:sz="4" w:space="0" w:color="000000"/>
            </w:tcBorders>
          </w:tcPr>
          <w:p w14:paraId="0DFBFB3F" w14:textId="77777777" w:rsidR="006F2754" w:rsidRDefault="006F2754" w:rsidP="006F2754">
            <w:pPr>
              <w:snapToGrid w:val="0"/>
              <w:jc w:val="center"/>
              <w:rPr>
                <w:color w:val="FF0000"/>
                <w:lang w:val="en-GB"/>
              </w:rPr>
            </w:pPr>
            <w:r w:rsidRPr="00B5000B">
              <w:rPr>
                <w:color w:val="FF0000"/>
                <w:szCs w:val="24"/>
                <w:lang w:val="en-GB"/>
              </w:rPr>
              <w:t>52</w:t>
            </w:r>
          </w:p>
        </w:tc>
        <w:tc>
          <w:tcPr>
            <w:tcW w:w="577" w:type="dxa"/>
            <w:tcBorders>
              <w:top w:val="single" w:sz="4" w:space="0" w:color="000000"/>
              <w:left w:val="single" w:sz="4" w:space="0" w:color="000000"/>
              <w:bottom w:val="single" w:sz="4" w:space="0" w:color="000000"/>
            </w:tcBorders>
          </w:tcPr>
          <w:p w14:paraId="16E25F5B" w14:textId="77777777" w:rsidR="006F2754" w:rsidRDefault="006F2754" w:rsidP="006F2754">
            <w:pPr>
              <w:snapToGrid w:val="0"/>
              <w:jc w:val="center"/>
              <w:rPr>
                <w:lang w:val="en-GB"/>
              </w:rPr>
            </w:pPr>
            <w:r w:rsidRPr="00B5000B">
              <w:rPr>
                <w:color w:val="FF0000"/>
                <w:szCs w:val="24"/>
                <w:lang w:val="en-GB"/>
              </w:rPr>
              <w:t>52</w:t>
            </w:r>
          </w:p>
        </w:tc>
        <w:tc>
          <w:tcPr>
            <w:tcW w:w="709" w:type="dxa"/>
            <w:tcBorders>
              <w:top w:val="single" w:sz="4" w:space="0" w:color="000000"/>
              <w:left w:val="single" w:sz="4" w:space="0" w:color="000000"/>
              <w:bottom w:val="single" w:sz="4" w:space="0" w:color="000000"/>
              <w:right w:val="single" w:sz="4" w:space="0" w:color="000000"/>
            </w:tcBorders>
          </w:tcPr>
          <w:p w14:paraId="0570D3C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478D86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B12A4DC" w14:textId="77777777" w:rsidR="006F2754" w:rsidRDefault="006F2754" w:rsidP="006F2754">
            <w:pPr>
              <w:snapToGrid w:val="0"/>
              <w:jc w:val="center"/>
              <w:rPr>
                <w:lang w:val="en-GB"/>
              </w:rPr>
            </w:pPr>
            <w:r>
              <w:rPr>
                <w:szCs w:val="24"/>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54B63A9" w14:textId="77777777" w:rsidR="006F2754" w:rsidRDefault="006F2754" w:rsidP="006F2754">
            <w:pPr>
              <w:snapToGrid w:val="0"/>
              <w:rPr>
                <w:lang w:val="en-GB"/>
              </w:rPr>
            </w:pPr>
            <w:r>
              <w:rPr>
                <w:szCs w:val="24"/>
                <w:lang w:val="en-GB"/>
              </w:rPr>
              <w:t>241, 441, 541, 641, 242, 251</w:t>
            </w:r>
          </w:p>
        </w:tc>
      </w:tr>
      <w:tr w:rsidR="006F2754" w14:paraId="749EB4D8" w14:textId="77777777" w:rsidTr="006F2754">
        <w:tc>
          <w:tcPr>
            <w:tcW w:w="1878" w:type="dxa"/>
            <w:gridSpan w:val="2"/>
            <w:tcBorders>
              <w:top w:val="single" w:sz="4" w:space="0" w:color="000000"/>
              <w:left w:val="single" w:sz="4" w:space="0" w:color="000000"/>
              <w:bottom w:val="single" w:sz="4" w:space="0" w:color="000000"/>
            </w:tcBorders>
          </w:tcPr>
          <w:p w14:paraId="23F1D50B" w14:textId="77777777" w:rsidR="006F2754" w:rsidRDefault="006F2754" w:rsidP="006F2754">
            <w:pPr>
              <w:snapToGrid w:val="0"/>
              <w:jc w:val="center"/>
              <w:rPr>
                <w:lang w:val="en-GB"/>
              </w:rPr>
            </w:pPr>
            <w:r>
              <w:rPr>
                <w:szCs w:val="24"/>
                <w:lang w:val="en-GB"/>
              </w:rPr>
              <w:t>53</w:t>
            </w:r>
          </w:p>
        </w:tc>
        <w:tc>
          <w:tcPr>
            <w:tcW w:w="1058" w:type="dxa"/>
            <w:tcBorders>
              <w:top w:val="single" w:sz="4" w:space="0" w:color="000000"/>
              <w:left w:val="single" w:sz="4" w:space="0" w:color="000000"/>
              <w:bottom w:val="single" w:sz="4" w:space="0" w:color="000000"/>
            </w:tcBorders>
          </w:tcPr>
          <w:p w14:paraId="0F86CABC" w14:textId="77777777" w:rsidR="006F2754" w:rsidRDefault="006F2754" w:rsidP="006F2754">
            <w:pPr>
              <w:snapToGrid w:val="0"/>
              <w:jc w:val="center"/>
              <w:rPr>
                <w:position w:val="-1"/>
                <w:sz w:val="20"/>
                <w:lang w:val="en-GB"/>
              </w:rPr>
            </w:pPr>
            <w:r>
              <w:rPr>
                <w:szCs w:val="24"/>
                <w:lang w:val="en-GB"/>
              </w:rPr>
              <w:t>HCP</w:t>
            </w:r>
          </w:p>
        </w:tc>
        <w:tc>
          <w:tcPr>
            <w:tcW w:w="567" w:type="dxa"/>
            <w:tcBorders>
              <w:top w:val="single" w:sz="4" w:space="0" w:color="000000"/>
              <w:left w:val="single" w:sz="4" w:space="0" w:color="000000"/>
              <w:bottom w:val="single" w:sz="4" w:space="0" w:color="000000"/>
            </w:tcBorders>
          </w:tcPr>
          <w:p w14:paraId="411C4991" w14:textId="77777777" w:rsidR="006F2754" w:rsidRDefault="006F2754" w:rsidP="006F2754">
            <w:pPr>
              <w:snapToGrid w:val="0"/>
              <w:jc w:val="center"/>
              <w:rPr>
                <w:lang w:val="en-GB"/>
              </w:rPr>
            </w:pPr>
            <w:r w:rsidRPr="00B5000B">
              <w:rPr>
                <w:color w:val="FF0000"/>
                <w:szCs w:val="24"/>
                <w:lang w:val="en-GB"/>
              </w:rPr>
              <w:t>53</w:t>
            </w:r>
          </w:p>
        </w:tc>
        <w:tc>
          <w:tcPr>
            <w:tcW w:w="577" w:type="dxa"/>
            <w:tcBorders>
              <w:top w:val="single" w:sz="4" w:space="0" w:color="000000"/>
              <w:left w:val="single" w:sz="4" w:space="0" w:color="000000"/>
              <w:bottom w:val="single" w:sz="4" w:space="0" w:color="000000"/>
            </w:tcBorders>
          </w:tcPr>
          <w:p w14:paraId="753F0D26" w14:textId="77777777" w:rsidR="006F2754" w:rsidRDefault="006F2754" w:rsidP="006F2754">
            <w:pPr>
              <w:snapToGrid w:val="0"/>
              <w:jc w:val="center"/>
              <w:rPr>
                <w:lang w:val="en-GB"/>
              </w:rPr>
            </w:pPr>
            <w:r w:rsidRPr="00B5000B">
              <w:rPr>
                <w:color w:val="FF0000"/>
                <w:szCs w:val="24"/>
                <w:lang w:val="en-GB"/>
              </w:rPr>
              <w:t>53</w:t>
            </w:r>
          </w:p>
        </w:tc>
        <w:tc>
          <w:tcPr>
            <w:tcW w:w="709" w:type="dxa"/>
            <w:tcBorders>
              <w:top w:val="single" w:sz="4" w:space="0" w:color="000000"/>
              <w:left w:val="single" w:sz="4" w:space="0" w:color="000000"/>
              <w:bottom w:val="single" w:sz="4" w:space="0" w:color="000000"/>
              <w:right w:val="single" w:sz="4" w:space="0" w:color="000000"/>
            </w:tcBorders>
          </w:tcPr>
          <w:p w14:paraId="0EE863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4FC9A2"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3F70999"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737D978" w14:textId="77777777" w:rsidR="006F2754" w:rsidRDefault="006F2754" w:rsidP="006F2754">
            <w:pPr>
              <w:snapToGrid w:val="0"/>
              <w:rPr>
                <w:lang w:val="en-GB"/>
              </w:rPr>
            </w:pPr>
            <w:r>
              <w:rPr>
                <w:szCs w:val="24"/>
                <w:lang w:val="en-GB"/>
              </w:rPr>
              <w:t>123</w:t>
            </w:r>
          </w:p>
        </w:tc>
      </w:tr>
      <w:tr w:rsidR="006F2754" w14:paraId="753627E1" w14:textId="77777777" w:rsidTr="006F2754">
        <w:tc>
          <w:tcPr>
            <w:tcW w:w="1878" w:type="dxa"/>
            <w:gridSpan w:val="2"/>
            <w:tcBorders>
              <w:top w:val="single" w:sz="4" w:space="0" w:color="000000"/>
              <w:left w:val="single" w:sz="4" w:space="0" w:color="000000"/>
              <w:bottom w:val="single" w:sz="4" w:space="0" w:color="000000"/>
            </w:tcBorders>
          </w:tcPr>
          <w:p w14:paraId="078CC406" w14:textId="77777777" w:rsidR="006F2754" w:rsidRDefault="006F2754" w:rsidP="006F2754">
            <w:pPr>
              <w:snapToGrid w:val="0"/>
              <w:jc w:val="center"/>
              <w:rPr>
                <w:lang w:val="en-GB"/>
              </w:rPr>
            </w:pPr>
            <w:r>
              <w:rPr>
                <w:szCs w:val="24"/>
                <w:lang w:val="en-GB"/>
              </w:rPr>
              <w:t>54</w:t>
            </w:r>
          </w:p>
        </w:tc>
        <w:tc>
          <w:tcPr>
            <w:tcW w:w="1058" w:type="dxa"/>
            <w:tcBorders>
              <w:top w:val="single" w:sz="4" w:space="0" w:color="000000"/>
              <w:left w:val="single" w:sz="4" w:space="0" w:color="000000"/>
              <w:bottom w:val="single" w:sz="4" w:space="0" w:color="000000"/>
            </w:tcBorders>
          </w:tcPr>
          <w:p w14:paraId="3E48CFE7" w14:textId="77777777" w:rsidR="006F2754" w:rsidRDefault="006F2754" w:rsidP="006F2754">
            <w:pPr>
              <w:snapToGrid w:val="0"/>
              <w:jc w:val="center"/>
              <w:rPr>
                <w:position w:val="-1"/>
                <w:sz w:val="20"/>
                <w:lang w:val="en-GB"/>
              </w:rPr>
            </w:pPr>
            <w:r>
              <w:rPr>
                <w:szCs w:val="24"/>
                <w:lang w:val="en-GB"/>
              </w:rPr>
              <w:t>CS</w:t>
            </w:r>
          </w:p>
        </w:tc>
        <w:tc>
          <w:tcPr>
            <w:tcW w:w="567" w:type="dxa"/>
            <w:tcBorders>
              <w:top w:val="single" w:sz="4" w:space="0" w:color="000000"/>
              <w:left w:val="single" w:sz="4" w:space="0" w:color="000000"/>
              <w:bottom w:val="single" w:sz="4" w:space="0" w:color="000000"/>
            </w:tcBorders>
          </w:tcPr>
          <w:p w14:paraId="0A5CB3D4" w14:textId="77777777" w:rsidR="006F2754" w:rsidRDefault="006F2754" w:rsidP="006F2754">
            <w:pPr>
              <w:snapToGrid w:val="0"/>
              <w:jc w:val="center"/>
              <w:rPr>
                <w:color w:val="FF0000"/>
                <w:lang w:val="en-GB"/>
              </w:rPr>
            </w:pPr>
            <w:r w:rsidRPr="00B5000B">
              <w:rPr>
                <w:color w:val="FF0000"/>
                <w:szCs w:val="24"/>
                <w:lang w:val="en-GB"/>
              </w:rPr>
              <w:t>54</w:t>
            </w:r>
          </w:p>
        </w:tc>
        <w:tc>
          <w:tcPr>
            <w:tcW w:w="577" w:type="dxa"/>
            <w:tcBorders>
              <w:top w:val="single" w:sz="4" w:space="0" w:color="000000"/>
              <w:left w:val="single" w:sz="4" w:space="0" w:color="000000"/>
              <w:bottom w:val="single" w:sz="4" w:space="0" w:color="000000"/>
            </w:tcBorders>
          </w:tcPr>
          <w:p w14:paraId="216B7681" w14:textId="77777777" w:rsidR="006F2754" w:rsidRDefault="006F2754" w:rsidP="006F2754">
            <w:pPr>
              <w:snapToGrid w:val="0"/>
              <w:jc w:val="center"/>
              <w:rPr>
                <w:lang w:val="en-GB"/>
              </w:rPr>
            </w:pPr>
            <w:r w:rsidRPr="00B5000B">
              <w:rPr>
                <w:color w:val="FF0000"/>
                <w:szCs w:val="24"/>
                <w:lang w:val="en-GB"/>
              </w:rPr>
              <w:t>54</w:t>
            </w:r>
          </w:p>
        </w:tc>
        <w:tc>
          <w:tcPr>
            <w:tcW w:w="709" w:type="dxa"/>
            <w:tcBorders>
              <w:top w:val="single" w:sz="4" w:space="0" w:color="000000"/>
              <w:left w:val="single" w:sz="4" w:space="0" w:color="000000"/>
              <w:bottom w:val="single" w:sz="4" w:space="0" w:color="000000"/>
              <w:right w:val="single" w:sz="4" w:space="0" w:color="000000"/>
            </w:tcBorders>
          </w:tcPr>
          <w:p w14:paraId="32ADE5F7" w14:textId="77777777" w:rsidR="006F2754" w:rsidRDefault="006F2754" w:rsidP="006F2754">
            <w:pPr>
              <w:snapToGrid w:val="0"/>
              <w:jc w:val="center"/>
              <w:rPr>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545C09EC" w14:textId="77777777" w:rsidR="006F2754" w:rsidRDefault="006F2754" w:rsidP="006F2754">
            <w:pPr>
              <w:snapToGrid w:val="0"/>
              <w:jc w:val="center"/>
              <w:rPr>
                <w:lang w:val="en-GB"/>
              </w:rPr>
            </w:pPr>
            <w:r>
              <w:rPr>
                <w:szCs w:val="24"/>
                <w:lang w:val="en-GB"/>
              </w:rPr>
              <w:t>46</w:t>
            </w:r>
          </w:p>
        </w:tc>
        <w:tc>
          <w:tcPr>
            <w:tcW w:w="841" w:type="dxa"/>
            <w:tcBorders>
              <w:top w:val="single" w:sz="4" w:space="0" w:color="000000"/>
              <w:left w:val="single" w:sz="4" w:space="0" w:color="000000"/>
              <w:bottom w:val="single" w:sz="4" w:space="0" w:color="000000"/>
            </w:tcBorders>
          </w:tcPr>
          <w:p w14:paraId="69F590BA"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0CBE224A" w14:textId="77777777" w:rsidR="006F2754" w:rsidRDefault="006F2754" w:rsidP="006F2754">
            <w:pPr>
              <w:snapToGrid w:val="0"/>
              <w:rPr>
                <w:lang w:val="en-GB"/>
              </w:rPr>
            </w:pPr>
            <w:r>
              <w:rPr>
                <w:szCs w:val="24"/>
                <w:lang w:val="en-GB"/>
              </w:rPr>
              <w:t>22,24,32,23</w:t>
            </w:r>
          </w:p>
        </w:tc>
      </w:tr>
      <w:tr w:rsidR="006F2754" w14:paraId="33681305" w14:textId="77777777" w:rsidTr="006F2754">
        <w:tc>
          <w:tcPr>
            <w:tcW w:w="1878" w:type="dxa"/>
            <w:gridSpan w:val="2"/>
            <w:tcBorders>
              <w:top w:val="single" w:sz="4" w:space="0" w:color="000000"/>
              <w:left w:val="single" w:sz="4" w:space="0" w:color="000000"/>
              <w:bottom w:val="single" w:sz="4" w:space="0" w:color="000000"/>
            </w:tcBorders>
          </w:tcPr>
          <w:p w14:paraId="39A4C904" w14:textId="77777777" w:rsidR="006F2754" w:rsidRDefault="006F2754" w:rsidP="006F2754">
            <w:pPr>
              <w:snapToGrid w:val="0"/>
              <w:jc w:val="center"/>
              <w:rPr>
                <w:lang w:val="en-GB"/>
              </w:rPr>
            </w:pPr>
            <w:r>
              <w:rPr>
                <w:szCs w:val="24"/>
                <w:lang w:val="en-GB"/>
              </w:rPr>
              <w:t>55</w:t>
            </w:r>
          </w:p>
        </w:tc>
        <w:tc>
          <w:tcPr>
            <w:tcW w:w="1058" w:type="dxa"/>
            <w:tcBorders>
              <w:top w:val="single" w:sz="4" w:space="0" w:color="000000"/>
              <w:left w:val="single" w:sz="4" w:space="0" w:color="000000"/>
              <w:bottom w:val="single" w:sz="4" w:space="0" w:color="000000"/>
            </w:tcBorders>
          </w:tcPr>
          <w:p w14:paraId="01C0760C" w14:textId="77777777" w:rsidR="006F2754" w:rsidRDefault="006F2754" w:rsidP="006F2754">
            <w:pPr>
              <w:snapToGrid w:val="0"/>
              <w:jc w:val="center"/>
              <w:rPr>
                <w:position w:val="-1"/>
                <w:sz w:val="20"/>
                <w:lang w:val="en-GB"/>
              </w:rPr>
            </w:pPr>
            <w:r>
              <w:rPr>
                <w:position w:val="-1"/>
                <w:szCs w:val="24"/>
                <w:lang w:val="en-GB"/>
              </w:rPr>
              <w:t>HC5N</w:t>
            </w:r>
          </w:p>
        </w:tc>
        <w:tc>
          <w:tcPr>
            <w:tcW w:w="567" w:type="dxa"/>
            <w:tcBorders>
              <w:top w:val="single" w:sz="4" w:space="0" w:color="000000"/>
              <w:left w:val="single" w:sz="4" w:space="0" w:color="000000"/>
              <w:bottom w:val="single" w:sz="4" w:space="0" w:color="000000"/>
            </w:tcBorders>
          </w:tcPr>
          <w:p w14:paraId="4F7D6ACC" w14:textId="77777777" w:rsidR="006F2754" w:rsidRDefault="006F2754" w:rsidP="006F2754">
            <w:pPr>
              <w:snapToGrid w:val="0"/>
              <w:jc w:val="center"/>
              <w:rPr>
                <w:color w:val="FF0000"/>
                <w:lang w:val="en-GB"/>
              </w:rPr>
            </w:pPr>
            <w:r w:rsidRPr="00B5000B">
              <w:rPr>
                <w:color w:val="FF0000"/>
                <w:szCs w:val="24"/>
                <w:lang w:val="en-GB"/>
              </w:rPr>
              <w:t>55</w:t>
            </w:r>
          </w:p>
        </w:tc>
        <w:tc>
          <w:tcPr>
            <w:tcW w:w="577" w:type="dxa"/>
            <w:tcBorders>
              <w:top w:val="single" w:sz="4" w:space="0" w:color="000000"/>
              <w:left w:val="single" w:sz="4" w:space="0" w:color="000000"/>
              <w:bottom w:val="single" w:sz="4" w:space="0" w:color="000000"/>
            </w:tcBorders>
          </w:tcPr>
          <w:p w14:paraId="1976F60C" w14:textId="77777777" w:rsidR="006F2754" w:rsidRDefault="006F2754" w:rsidP="006F2754">
            <w:pPr>
              <w:snapToGrid w:val="0"/>
              <w:jc w:val="center"/>
              <w:rPr>
                <w:lang w:val="en-GB"/>
              </w:rPr>
            </w:pPr>
            <w:r w:rsidRPr="00B5000B">
              <w:rPr>
                <w:color w:val="FF0000"/>
                <w:szCs w:val="24"/>
                <w:lang w:val="en-GB"/>
              </w:rPr>
              <w:t>55</w:t>
            </w:r>
          </w:p>
        </w:tc>
        <w:tc>
          <w:tcPr>
            <w:tcW w:w="709" w:type="dxa"/>
            <w:tcBorders>
              <w:top w:val="single" w:sz="4" w:space="0" w:color="000000"/>
              <w:left w:val="single" w:sz="4" w:space="0" w:color="000000"/>
              <w:bottom w:val="single" w:sz="4" w:space="0" w:color="000000"/>
              <w:right w:val="single" w:sz="4" w:space="0" w:color="000000"/>
            </w:tcBorders>
          </w:tcPr>
          <w:p w14:paraId="03C9DD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5EC2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5518BA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4686144" w14:textId="77777777" w:rsidR="006F2754" w:rsidRDefault="006F2754" w:rsidP="006F2754">
            <w:pPr>
              <w:snapToGrid w:val="0"/>
              <w:rPr>
                <w:lang w:val="en-GB"/>
              </w:rPr>
            </w:pPr>
            <w:r>
              <w:rPr>
                <w:szCs w:val="24"/>
                <w:lang w:val="en-GB"/>
              </w:rPr>
              <w:t>241</w:t>
            </w:r>
          </w:p>
        </w:tc>
      </w:tr>
      <w:tr w:rsidR="006F2754" w14:paraId="2FDDE249" w14:textId="77777777" w:rsidTr="006F2754">
        <w:tc>
          <w:tcPr>
            <w:tcW w:w="1878" w:type="dxa"/>
            <w:gridSpan w:val="2"/>
            <w:tcBorders>
              <w:top w:val="single" w:sz="4" w:space="0" w:color="000000"/>
              <w:left w:val="single" w:sz="4" w:space="0" w:color="000000"/>
              <w:bottom w:val="single" w:sz="4" w:space="0" w:color="000000"/>
            </w:tcBorders>
          </w:tcPr>
          <w:p w14:paraId="3AAE6BD3" w14:textId="77777777" w:rsidR="006F2754" w:rsidRDefault="006F2754" w:rsidP="006F2754">
            <w:pPr>
              <w:snapToGrid w:val="0"/>
              <w:jc w:val="center"/>
              <w:rPr>
                <w:lang w:val="en-GB"/>
              </w:rPr>
            </w:pPr>
            <w:r>
              <w:rPr>
                <w:szCs w:val="24"/>
                <w:lang w:val="en-GB"/>
              </w:rPr>
              <w:t>56</w:t>
            </w:r>
          </w:p>
        </w:tc>
        <w:tc>
          <w:tcPr>
            <w:tcW w:w="1058" w:type="dxa"/>
            <w:tcBorders>
              <w:top w:val="single" w:sz="4" w:space="0" w:color="000000"/>
              <w:left w:val="single" w:sz="4" w:space="0" w:color="000000"/>
              <w:bottom w:val="single" w:sz="4" w:space="0" w:color="000000"/>
            </w:tcBorders>
          </w:tcPr>
          <w:p w14:paraId="506B62A8" w14:textId="77777777" w:rsidR="006F2754" w:rsidRDefault="006F2754" w:rsidP="006F2754">
            <w:pPr>
              <w:snapToGrid w:val="0"/>
              <w:jc w:val="center"/>
              <w:rPr>
                <w:lang w:val="en-GB"/>
              </w:rPr>
            </w:pPr>
            <w:r>
              <w:rPr>
                <w:position w:val="-1"/>
                <w:szCs w:val="24"/>
                <w:lang w:val="en-GB"/>
              </w:rPr>
              <w:t>HC7N</w:t>
            </w:r>
          </w:p>
        </w:tc>
        <w:tc>
          <w:tcPr>
            <w:tcW w:w="567" w:type="dxa"/>
            <w:tcBorders>
              <w:top w:val="single" w:sz="4" w:space="0" w:color="000000"/>
              <w:left w:val="single" w:sz="4" w:space="0" w:color="000000"/>
              <w:bottom w:val="single" w:sz="4" w:space="0" w:color="000000"/>
            </w:tcBorders>
          </w:tcPr>
          <w:p w14:paraId="42B49B2D" w14:textId="77777777" w:rsidR="006F2754" w:rsidRDefault="006F2754" w:rsidP="006F2754">
            <w:pPr>
              <w:snapToGrid w:val="0"/>
              <w:jc w:val="center"/>
              <w:rPr>
                <w:lang w:val="en-GB"/>
              </w:rPr>
            </w:pPr>
            <w:r w:rsidRPr="00B5000B">
              <w:rPr>
                <w:color w:val="FF0000"/>
                <w:szCs w:val="24"/>
                <w:lang w:val="en-GB"/>
              </w:rPr>
              <w:t>56</w:t>
            </w:r>
          </w:p>
        </w:tc>
        <w:tc>
          <w:tcPr>
            <w:tcW w:w="577" w:type="dxa"/>
            <w:tcBorders>
              <w:top w:val="single" w:sz="4" w:space="0" w:color="000000"/>
              <w:left w:val="single" w:sz="4" w:space="0" w:color="000000"/>
              <w:bottom w:val="single" w:sz="4" w:space="0" w:color="000000"/>
            </w:tcBorders>
          </w:tcPr>
          <w:p w14:paraId="25B1E684" w14:textId="77777777" w:rsidR="006F2754" w:rsidRDefault="006F2754" w:rsidP="006F2754">
            <w:pPr>
              <w:snapToGrid w:val="0"/>
              <w:jc w:val="center"/>
              <w:rPr>
                <w:lang w:val="en-GB"/>
              </w:rPr>
            </w:pPr>
            <w:r w:rsidRPr="00B5000B">
              <w:rPr>
                <w:color w:val="FF0000"/>
                <w:szCs w:val="24"/>
                <w:lang w:val="en-GB"/>
              </w:rPr>
              <w:t>56</w:t>
            </w:r>
          </w:p>
        </w:tc>
        <w:tc>
          <w:tcPr>
            <w:tcW w:w="709" w:type="dxa"/>
            <w:tcBorders>
              <w:top w:val="single" w:sz="4" w:space="0" w:color="000000"/>
              <w:left w:val="single" w:sz="4" w:space="0" w:color="000000"/>
              <w:bottom w:val="single" w:sz="4" w:space="0" w:color="000000"/>
              <w:right w:val="single" w:sz="4" w:space="0" w:color="000000"/>
            </w:tcBorders>
          </w:tcPr>
          <w:p w14:paraId="34E50F4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87C88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E256DB7"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CEECA91" w14:textId="77777777" w:rsidR="006F2754" w:rsidRDefault="006F2754" w:rsidP="006F2754">
            <w:pPr>
              <w:snapToGrid w:val="0"/>
              <w:rPr>
                <w:lang w:val="en-GB"/>
              </w:rPr>
            </w:pPr>
            <w:r>
              <w:rPr>
                <w:szCs w:val="24"/>
                <w:lang w:val="en-GB"/>
              </w:rPr>
              <w:t>241</w:t>
            </w:r>
          </w:p>
        </w:tc>
      </w:tr>
      <w:tr w:rsidR="006F2754" w14:paraId="2ECC0E3C" w14:textId="77777777" w:rsidTr="006F2754">
        <w:tc>
          <w:tcPr>
            <w:tcW w:w="1878" w:type="dxa"/>
            <w:gridSpan w:val="2"/>
            <w:tcBorders>
              <w:top w:val="single" w:sz="4" w:space="0" w:color="000000"/>
              <w:left w:val="single" w:sz="4" w:space="0" w:color="000000"/>
              <w:bottom w:val="single" w:sz="4" w:space="0" w:color="000000"/>
            </w:tcBorders>
          </w:tcPr>
          <w:p w14:paraId="6E3EDA8A" w14:textId="77777777" w:rsidR="006F2754" w:rsidRDefault="006F2754" w:rsidP="006F2754">
            <w:pPr>
              <w:snapToGrid w:val="0"/>
              <w:jc w:val="center"/>
              <w:rPr>
                <w:lang w:val="en-GB"/>
              </w:rPr>
            </w:pPr>
            <w:r>
              <w:rPr>
                <w:szCs w:val="24"/>
                <w:lang w:val="en-GB"/>
              </w:rPr>
              <w:t>57</w:t>
            </w:r>
          </w:p>
        </w:tc>
        <w:tc>
          <w:tcPr>
            <w:tcW w:w="1058" w:type="dxa"/>
            <w:tcBorders>
              <w:top w:val="single" w:sz="4" w:space="0" w:color="000000"/>
              <w:left w:val="single" w:sz="4" w:space="0" w:color="000000"/>
              <w:bottom w:val="single" w:sz="4" w:space="0" w:color="000000"/>
            </w:tcBorders>
          </w:tcPr>
          <w:p w14:paraId="7C52E008" w14:textId="77777777" w:rsidR="006F2754" w:rsidRDefault="006F2754" w:rsidP="006F2754">
            <w:pPr>
              <w:snapToGrid w:val="0"/>
              <w:jc w:val="center"/>
              <w:rPr>
                <w:lang w:val="en-GB"/>
              </w:rPr>
            </w:pPr>
            <w:r>
              <w:rPr>
                <w:szCs w:val="24"/>
                <w:lang w:val="en-GB"/>
              </w:rPr>
              <w:t>C2H5CN</w:t>
            </w:r>
          </w:p>
        </w:tc>
        <w:tc>
          <w:tcPr>
            <w:tcW w:w="567" w:type="dxa"/>
            <w:tcBorders>
              <w:top w:val="single" w:sz="4" w:space="0" w:color="000000"/>
              <w:left w:val="single" w:sz="4" w:space="0" w:color="000000"/>
              <w:bottom w:val="single" w:sz="4" w:space="0" w:color="000000"/>
            </w:tcBorders>
          </w:tcPr>
          <w:p w14:paraId="12699582" w14:textId="77777777" w:rsidR="006F2754" w:rsidRDefault="006F2754" w:rsidP="006F2754">
            <w:pPr>
              <w:snapToGrid w:val="0"/>
              <w:jc w:val="center"/>
              <w:rPr>
                <w:lang w:val="en-GB"/>
              </w:rPr>
            </w:pPr>
            <w:r>
              <w:rPr>
                <w:color w:val="FF0000"/>
                <w:szCs w:val="24"/>
                <w:lang w:val="en-GB"/>
              </w:rPr>
              <w:t>57</w:t>
            </w:r>
          </w:p>
        </w:tc>
        <w:tc>
          <w:tcPr>
            <w:tcW w:w="577" w:type="dxa"/>
            <w:tcBorders>
              <w:top w:val="single" w:sz="4" w:space="0" w:color="000000"/>
              <w:left w:val="single" w:sz="4" w:space="0" w:color="000000"/>
              <w:bottom w:val="single" w:sz="4" w:space="0" w:color="000000"/>
            </w:tcBorders>
          </w:tcPr>
          <w:p w14:paraId="779966C7" w14:textId="77777777" w:rsidR="006F2754" w:rsidRDefault="006F2754" w:rsidP="006F2754">
            <w:pPr>
              <w:snapToGrid w:val="0"/>
              <w:jc w:val="center"/>
              <w:rPr>
                <w:lang w:val="en-GB"/>
              </w:rPr>
            </w:pPr>
            <w:r>
              <w:rPr>
                <w:color w:val="FF0000"/>
                <w:szCs w:val="24"/>
                <w:lang w:val="en-GB"/>
              </w:rPr>
              <w:t>57</w:t>
            </w:r>
          </w:p>
        </w:tc>
        <w:tc>
          <w:tcPr>
            <w:tcW w:w="709" w:type="dxa"/>
            <w:tcBorders>
              <w:top w:val="single" w:sz="4" w:space="0" w:color="000000"/>
              <w:left w:val="single" w:sz="4" w:space="0" w:color="000000"/>
              <w:bottom w:val="single" w:sz="4" w:space="0" w:color="000000"/>
              <w:right w:val="single" w:sz="4" w:space="0" w:color="000000"/>
            </w:tcBorders>
          </w:tcPr>
          <w:p w14:paraId="5308D63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50F6B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BA2A850" w14:textId="77777777" w:rsidR="006F2754" w:rsidRDefault="006F2754" w:rsidP="006F2754">
            <w:pPr>
              <w:snapToGrid w:val="0"/>
              <w:jc w:val="center"/>
              <w:rPr>
                <w:lang w:val="en-GB"/>
              </w:rPr>
            </w:pPr>
            <w:r>
              <w:rPr>
                <w:szCs w:val="24"/>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A1FBE14" w14:textId="77777777" w:rsidR="006F2754" w:rsidRDefault="006F2754" w:rsidP="006F2754">
            <w:pPr>
              <w:snapToGrid w:val="0"/>
              <w:rPr>
                <w:lang w:val="en-GB"/>
              </w:rPr>
            </w:pPr>
            <w:r>
              <w:rPr>
                <w:szCs w:val="24"/>
                <w:lang w:val="en-GB"/>
              </w:rPr>
              <w:t>241,441,541,641,251</w:t>
            </w:r>
          </w:p>
        </w:tc>
      </w:tr>
      <w:tr w:rsidR="006F2754" w14:paraId="1C98B3E5" w14:textId="77777777" w:rsidTr="006F2754">
        <w:tc>
          <w:tcPr>
            <w:tcW w:w="1878" w:type="dxa"/>
            <w:gridSpan w:val="2"/>
            <w:tcBorders>
              <w:top w:val="single" w:sz="4" w:space="0" w:color="000000"/>
              <w:left w:val="single" w:sz="4" w:space="0" w:color="000000"/>
              <w:bottom w:val="single" w:sz="4" w:space="0" w:color="000000"/>
            </w:tcBorders>
          </w:tcPr>
          <w:p w14:paraId="654AEF22" w14:textId="77777777" w:rsidR="006F2754" w:rsidRDefault="006F2754" w:rsidP="006F2754">
            <w:pPr>
              <w:snapToGrid w:val="0"/>
              <w:jc w:val="center"/>
              <w:rPr>
                <w:lang w:val="en-GB"/>
              </w:rPr>
            </w:pPr>
            <w:r>
              <w:rPr>
                <w:szCs w:val="24"/>
                <w:lang w:val="en-GB"/>
              </w:rPr>
              <w:t>58</w:t>
            </w:r>
          </w:p>
        </w:tc>
        <w:tc>
          <w:tcPr>
            <w:tcW w:w="1058" w:type="dxa"/>
            <w:tcBorders>
              <w:top w:val="single" w:sz="4" w:space="0" w:color="000000"/>
              <w:left w:val="single" w:sz="4" w:space="0" w:color="000000"/>
              <w:bottom w:val="single" w:sz="4" w:space="0" w:color="000000"/>
            </w:tcBorders>
          </w:tcPr>
          <w:p w14:paraId="06C4D54E" w14:textId="77777777" w:rsidR="006F2754" w:rsidRDefault="006F2754" w:rsidP="006F2754">
            <w:pPr>
              <w:snapToGrid w:val="0"/>
              <w:jc w:val="center"/>
              <w:rPr>
                <w:position w:val="-1"/>
                <w:sz w:val="20"/>
                <w:lang w:val="en-GB"/>
              </w:rPr>
            </w:pPr>
            <w:r>
              <w:rPr>
                <w:position w:val="-1"/>
                <w:szCs w:val="24"/>
                <w:lang w:val="en-GB"/>
              </w:rPr>
              <w:t>CH3NH2</w:t>
            </w:r>
          </w:p>
        </w:tc>
        <w:tc>
          <w:tcPr>
            <w:tcW w:w="567" w:type="dxa"/>
            <w:tcBorders>
              <w:top w:val="single" w:sz="4" w:space="0" w:color="000000"/>
              <w:left w:val="single" w:sz="4" w:space="0" w:color="000000"/>
              <w:bottom w:val="single" w:sz="4" w:space="0" w:color="000000"/>
            </w:tcBorders>
          </w:tcPr>
          <w:p w14:paraId="4837BEAB" w14:textId="77777777" w:rsidR="006F2754" w:rsidRDefault="006F2754" w:rsidP="006F2754">
            <w:pPr>
              <w:snapToGrid w:val="0"/>
              <w:jc w:val="center"/>
              <w:rPr>
                <w:lang w:val="en-GB"/>
              </w:rPr>
            </w:pPr>
            <w:r w:rsidRPr="00F049C7">
              <w:rPr>
                <w:color w:val="FF0000"/>
                <w:szCs w:val="24"/>
                <w:lang w:val="en-GB"/>
              </w:rPr>
              <w:t>58</w:t>
            </w:r>
          </w:p>
        </w:tc>
        <w:tc>
          <w:tcPr>
            <w:tcW w:w="577" w:type="dxa"/>
            <w:tcBorders>
              <w:top w:val="single" w:sz="4" w:space="0" w:color="000000"/>
              <w:left w:val="single" w:sz="4" w:space="0" w:color="000000"/>
              <w:bottom w:val="single" w:sz="4" w:space="0" w:color="000000"/>
            </w:tcBorders>
          </w:tcPr>
          <w:p w14:paraId="1D9A7BD7" w14:textId="77777777" w:rsidR="006F2754" w:rsidRDefault="006F2754" w:rsidP="006F2754">
            <w:pPr>
              <w:snapToGrid w:val="0"/>
              <w:jc w:val="center"/>
              <w:rPr>
                <w:lang w:val="en-GB"/>
              </w:rPr>
            </w:pPr>
            <w:r w:rsidRPr="00F049C7">
              <w:rPr>
                <w:color w:val="FF0000"/>
                <w:szCs w:val="24"/>
                <w:lang w:val="en-GB"/>
              </w:rPr>
              <w:t>58</w:t>
            </w:r>
          </w:p>
        </w:tc>
        <w:tc>
          <w:tcPr>
            <w:tcW w:w="709" w:type="dxa"/>
            <w:tcBorders>
              <w:top w:val="single" w:sz="4" w:space="0" w:color="000000"/>
              <w:left w:val="single" w:sz="4" w:space="0" w:color="000000"/>
              <w:bottom w:val="single" w:sz="4" w:space="0" w:color="000000"/>
              <w:right w:val="single" w:sz="4" w:space="0" w:color="000000"/>
            </w:tcBorders>
          </w:tcPr>
          <w:p w14:paraId="4A8DB9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A04E30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886B040"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247B3E" w14:textId="77777777" w:rsidR="006F2754" w:rsidRDefault="006F2754" w:rsidP="006F2754">
            <w:pPr>
              <w:snapToGrid w:val="0"/>
              <w:rPr>
                <w:lang w:val="en-GB"/>
              </w:rPr>
            </w:pPr>
            <w:r>
              <w:rPr>
                <w:szCs w:val="24"/>
                <w:lang w:val="en-GB"/>
              </w:rPr>
              <w:t>124</w:t>
            </w:r>
          </w:p>
        </w:tc>
      </w:tr>
      <w:tr w:rsidR="006F2754" w14:paraId="640120C8" w14:textId="77777777" w:rsidTr="006F2754">
        <w:tc>
          <w:tcPr>
            <w:tcW w:w="1878" w:type="dxa"/>
            <w:gridSpan w:val="2"/>
            <w:tcBorders>
              <w:top w:val="single" w:sz="4" w:space="0" w:color="000000"/>
              <w:left w:val="single" w:sz="4" w:space="0" w:color="000000"/>
              <w:bottom w:val="single" w:sz="4" w:space="0" w:color="000000"/>
            </w:tcBorders>
          </w:tcPr>
          <w:p w14:paraId="293A1EC7" w14:textId="77777777" w:rsidR="006F2754" w:rsidRDefault="006F2754" w:rsidP="006F2754">
            <w:pPr>
              <w:snapToGrid w:val="0"/>
              <w:jc w:val="center"/>
              <w:rPr>
                <w:lang w:val="en-GB"/>
              </w:rPr>
            </w:pPr>
            <w:r>
              <w:rPr>
                <w:szCs w:val="24"/>
                <w:lang w:val="en-GB"/>
              </w:rPr>
              <w:t>59</w:t>
            </w:r>
          </w:p>
        </w:tc>
        <w:tc>
          <w:tcPr>
            <w:tcW w:w="1058" w:type="dxa"/>
            <w:tcBorders>
              <w:top w:val="single" w:sz="4" w:space="0" w:color="000000"/>
              <w:left w:val="single" w:sz="4" w:space="0" w:color="000000"/>
              <w:bottom w:val="single" w:sz="4" w:space="0" w:color="000000"/>
            </w:tcBorders>
          </w:tcPr>
          <w:p w14:paraId="35BB6FD1" w14:textId="77777777" w:rsidR="006F2754" w:rsidRDefault="006F2754" w:rsidP="006F2754">
            <w:pPr>
              <w:snapToGrid w:val="0"/>
              <w:jc w:val="center"/>
              <w:rPr>
                <w:position w:val="-1"/>
                <w:sz w:val="20"/>
                <w:lang w:val="en-GB"/>
              </w:rPr>
            </w:pPr>
            <w:r>
              <w:rPr>
                <w:position w:val="-1"/>
                <w:szCs w:val="24"/>
                <w:lang w:val="en-GB"/>
              </w:rPr>
              <w:t>HNC</w:t>
            </w:r>
          </w:p>
        </w:tc>
        <w:tc>
          <w:tcPr>
            <w:tcW w:w="567" w:type="dxa"/>
            <w:tcBorders>
              <w:top w:val="single" w:sz="4" w:space="0" w:color="000000"/>
              <w:left w:val="single" w:sz="4" w:space="0" w:color="000000"/>
              <w:bottom w:val="single" w:sz="4" w:space="0" w:color="000000"/>
            </w:tcBorders>
          </w:tcPr>
          <w:p w14:paraId="72BD6F40" w14:textId="77777777" w:rsidR="006F2754" w:rsidRDefault="006F2754" w:rsidP="006F2754">
            <w:pPr>
              <w:snapToGrid w:val="0"/>
              <w:jc w:val="center"/>
              <w:rPr>
                <w:lang w:val="en-GB"/>
              </w:rPr>
            </w:pPr>
            <w:r w:rsidRPr="00DB530E">
              <w:rPr>
                <w:color w:val="FF0000"/>
                <w:szCs w:val="24"/>
                <w:lang w:val="en-GB"/>
              </w:rPr>
              <w:t>59</w:t>
            </w:r>
          </w:p>
        </w:tc>
        <w:tc>
          <w:tcPr>
            <w:tcW w:w="577" w:type="dxa"/>
            <w:tcBorders>
              <w:top w:val="single" w:sz="4" w:space="0" w:color="000000"/>
              <w:left w:val="single" w:sz="4" w:space="0" w:color="000000"/>
              <w:bottom w:val="single" w:sz="4" w:space="0" w:color="000000"/>
            </w:tcBorders>
          </w:tcPr>
          <w:p w14:paraId="6861F1A5" w14:textId="77777777" w:rsidR="006F2754" w:rsidRDefault="006F2754" w:rsidP="006F2754">
            <w:pPr>
              <w:snapToGrid w:val="0"/>
              <w:jc w:val="center"/>
              <w:rPr>
                <w:lang w:val="en-GB"/>
              </w:rPr>
            </w:pPr>
            <w:r w:rsidRPr="00DB530E">
              <w:rPr>
                <w:color w:val="FF0000"/>
                <w:szCs w:val="24"/>
                <w:lang w:val="en-GB"/>
              </w:rPr>
              <w:t>59</w:t>
            </w:r>
          </w:p>
        </w:tc>
        <w:tc>
          <w:tcPr>
            <w:tcW w:w="709" w:type="dxa"/>
            <w:tcBorders>
              <w:top w:val="single" w:sz="4" w:space="0" w:color="000000"/>
              <w:left w:val="single" w:sz="4" w:space="0" w:color="000000"/>
              <w:bottom w:val="single" w:sz="4" w:space="0" w:color="000000"/>
              <w:right w:val="single" w:sz="4" w:space="0" w:color="000000"/>
            </w:tcBorders>
          </w:tcPr>
          <w:p w14:paraId="108029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FC3DB5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7C1ED39"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5B67707" w14:textId="77777777" w:rsidR="006F2754" w:rsidRDefault="006F2754" w:rsidP="006F2754">
            <w:pPr>
              <w:snapToGrid w:val="0"/>
              <w:rPr>
                <w:lang w:val="en-GB"/>
              </w:rPr>
            </w:pPr>
            <w:r>
              <w:rPr>
                <w:szCs w:val="24"/>
                <w:lang w:val="en-GB"/>
              </w:rPr>
              <w:t>142 143 152 242</w:t>
            </w:r>
          </w:p>
        </w:tc>
      </w:tr>
      <w:tr w:rsidR="006F2754" w14:paraId="5A556DCC" w14:textId="77777777" w:rsidTr="006F2754">
        <w:tc>
          <w:tcPr>
            <w:tcW w:w="1878" w:type="dxa"/>
            <w:gridSpan w:val="2"/>
            <w:tcBorders>
              <w:top w:val="single" w:sz="4" w:space="0" w:color="000000"/>
              <w:left w:val="single" w:sz="4" w:space="0" w:color="000000"/>
              <w:bottom w:val="single" w:sz="4" w:space="0" w:color="000000"/>
            </w:tcBorders>
          </w:tcPr>
          <w:p w14:paraId="1A537F50" w14:textId="77777777" w:rsidR="006F2754" w:rsidRDefault="006F2754" w:rsidP="006F2754">
            <w:pPr>
              <w:snapToGrid w:val="0"/>
              <w:jc w:val="center"/>
              <w:rPr>
                <w:lang w:val="en-GB"/>
              </w:rPr>
            </w:pPr>
            <w:r>
              <w:rPr>
                <w:szCs w:val="24"/>
                <w:lang w:val="en-GB"/>
              </w:rPr>
              <w:t>60</w:t>
            </w:r>
          </w:p>
        </w:tc>
        <w:tc>
          <w:tcPr>
            <w:tcW w:w="1058" w:type="dxa"/>
            <w:tcBorders>
              <w:top w:val="single" w:sz="4" w:space="0" w:color="000000"/>
              <w:left w:val="single" w:sz="4" w:space="0" w:color="000000"/>
              <w:bottom w:val="single" w:sz="4" w:space="0" w:color="000000"/>
            </w:tcBorders>
          </w:tcPr>
          <w:p w14:paraId="1047CDB2" w14:textId="77777777" w:rsidR="006F2754" w:rsidRDefault="006F2754" w:rsidP="006F2754">
            <w:pPr>
              <w:snapToGrid w:val="0"/>
              <w:jc w:val="center"/>
              <w:rPr>
                <w:position w:val="-1"/>
                <w:sz w:val="20"/>
                <w:lang w:val="en-GB"/>
              </w:rPr>
            </w:pPr>
            <w:r>
              <w:rPr>
                <w:position w:val="-1"/>
                <w:szCs w:val="24"/>
                <w:lang w:val="en-GB"/>
              </w:rPr>
              <w:t>Na</w:t>
            </w:r>
          </w:p>
        </w:tc>
        <w:tc>
          <w:tcPr>
            <w:tcW w:w="567" w:type="dxa"/>
            <w:tcBorders>
              <w:top w:val="single" w:sz="4" w:space="0" w:color="000000"/>
              <w:left w:val="single" w:sz="4" w:space="0" w:color="000000"/>
              <w:bottom w:val="single" w:sz="4" w:space="0" w:color="000000"/>
            </w:tcBorders>
          </w:tcPr>
          <w:p w14:paraId="2DAAF0E5"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577" w:type="dxa"/>
            <w:tcBorders>
              <w:top w:val="single" w:sz="4" w:space="0" w:color="000000"/>
              <w:left w:val="single" w:sz="4" w:space="0" w:color="000000"/>
              <w:bottom w:val="single" w:sz="4" w:space="0" w:color="000000"/>
            </w:tcBorders>
          </w:tcPr>
          <w:p w14:paraId="11E842C2"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709" w:type="dxa"/>
            <w:tcBorders>
              <w:top w:val="single" w:sz="4" w:space="0" w:color="000000"/>
              <w:left w:val="single" w:sz="4" w:space="0" w:color="000000"/>
              <w:bottom w:val="single" w:sz="4" w:space="0" w:color="000000"/>
              <w:right w:val="single" w:sz="4" w:space="0" w:color="000000"/>
            </w:tcBorders>
          </w:tcPr>
          <w:p w14:paraId="1655BD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2E9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1D7C10F"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D1644AC" w14:textId="77777777" w:rsidR="006F2754" w:rsidRDefault="006F2754" w:rsidP="006F2754">
            <w:pPr>
              <w:snapToGrid w:val="0"/>
              <w:rPr>
                <w:lang w:val="en-GB"/>
              </w:rPr>
            </w:pPr>
            <w:r>
              <w:rPr>
                <w:szCs w:val="24"/>
                <w:lang w:val="en-GB"/>
              </w:rPr>
              <w:t>11</w:t>
            </w:r>
          </w:p>
        </w:tc>
      </w:tr>
      <w:tr w:rsidR="006F2754" w14:paraId="43643D13" w14:textId="77777777" w:rsidTr="006F2754">
        <w:tc>
          <w:tcPr>
            <w:tcW w:w="1878" w:type="dxa"/>
            <w:gridSpan w:val="2"/>
            <w:tcBorders>
              <w:top w:val="single" w:sz="4" w:space="0" w:color="000000"/>
              <w:left w:val="single" w:sz="4" w:space="0" w:color="000000"/>
              <w:bottom w:val="single" w:sz="4" w:space="0" w:color="000000"/>
            </w:tcBorders>
          </w:tcPr>
          <w:p w14:paraId="1A6219EE" w14:textId="77777777" w:rsidR="006F2754" w:rsidRDefault="006F2754" w:rsidP="006F2754">
            <w:pPr>
              <w:snapToGrid w:val="0"/>
              <w:jc w:val="center"/>
              <w:rPr>
                <w:lang w:val="en-GB"/>
              </w:rPr>
            </w:pPr>
            <w:r>
              <w:rPr>
                <w:szCs w:val="24"/>
                <w:lang w:val="en-GB"/>
              </w:rPr>
              <w:t>61</w:t>
            </w:r>
          </w:p>
        </w:tc>
        <w:tc>
          <w:tcPr>
            <w:tcW w:w="1058" w:type="dxa"/>
            <w:tcBorders>
              <w:top w:val="single" w:sz="4" w:space="0" w:color="000000"/>
              <w:left w:val="single" w:sz="4" w:space="0" w:color="000000"/>
              <w:bottom w:val="single" w:sz="4" w:space="0" w:color="000000"/>
            </w:tcBorders>
          </w:tcPr>
          <w:p w14:paraId="40898BBD" w14:textId="77777777" w:rsidR="006F2754" w:rsidRDefault="006F2754" w:rsidP="006F2754">
            <w:pPr>
              <w:snapToGrid w:val="0"/>
              <w:jc w:val="center"/>
              <w:rPr>
                <w:lang w:val="en-GB"/>
              </w:rPr>
            </w:pPr>
            <w:r>
              <w:rPr>
                <w:szCs w:val="24"/>
                <w:lang w:val="en-GB"/>
              </w:rPr>
              <w:t>K</w:t>
            </w:r>
          </w:p>
        </w:tc>
        <w:tc>
          <w:tcPr>
            <w:tcW w:w="567" w:type="dxa"/>
            <w:tcBorders>
              <w:top w:val="single" w:sz="4" w:space="0" w:color="000000"/>
              <w:left w:val="single" w:sz="4" w:space="0" w:color="000000"/>
              <w:bottom w:val="single" w:sz="4" w:space="0" w:color="000000"/>
            </w:tcBorders>
          </w:tcPr>
          <w:p w14:paraId="77C2A80D" w14:textId="77777777" w:rsidR="006F2754" w:rsidRDefault="006F2754" w:rsidP="006F2754">
            <w:pPr>
              <w:snapToGrid w:val="0"/>
              <w:jc w:val="center"/>
              <w:rPr>
                <w:lang w:val="en-GB"/>
              </w:rPr>
            </w:pPr>
            <w:r w:rsidRPr="00DB530E">
              <w:rPr>
                <w:color w:val="FF0000"/>
                <w:szCs w:val="24"/>
                <w:lang w:val="en-GB"/>
              </w:rPr>
              <w:t>61</w:t>
            </w:r>
          </w:p>
        </w:tc>
        <w:tc>
          <w:tcPr>
            <w:tcW w:w="577" w:type="dxa"/>
            <w:tcBorders>
              <w:top w:val="single" w:sz="4" w:space="0" w:color="000000"/>
              <w:left w:val="single" w:sz="4" w:space="0" w:color="000000"/>
              <w:bottom w:val="single" w:sz="4" w:space="0" w:color="000000"/>
            </w:tcBorders>
          </w:tcPr>
          <w:p w14:paraId="01B5E520" w14:textId="77777777" w:rsidR="006F2754" w:rsidRDefault="006F2754" w:rsidP="006F2754">
            <w:pPr>
              <w:snapToGrid w:val="0"/>
              <w:jc w:val="center"/>
              <w:rPr>
                <w:lang w:val="en-GB"/>
              </w:rPr>
            </w:pPr>
            <w:r w:rsidRPr="00DB530E">
              <w:rPr>
                <w:color w:val="FF0000"/>
                <w:szCs w:val="24"/>
                <w:lang w:val="en-GB"/>
              </w:rPr>
              <w:t>61</w:t>
            </w:r>
          </w:p>
        </w:tc>
        <w:tc>
          <w:tcPr>
            <w:tcW w:w="709" w:type="dxa"/>
            <w:tcBorders>
              <w:top w:val="single" w:sz="4" w:space="0" w:color="000000"/>
              <w:left w:val="single" w:sz="4" w:space="0" w:color="000000"/>
              <w:bottom w:val="single" w:sz="4" w:space="0" w:color="000000"/>
              <w:right w:val="single" w:sz="4" w:space="0" w:color="000000"/>
            </w:tcBorders>
          </w:tcPr>
          <w:p w14:paraId="3A23AD6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C02B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85C363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992D1B" w14:textId="77777777" w:rsidR="006F2754" w:rsidRDefault="006F2754" w:rsidP="006F2754">
            <w:pPr>
              <w:snapToGrid w:val="0"/>
              <w:rPr>
                <w:lang w:val="en-GB"/>
              </w:rPr>
            </w:pPr>
            <w:r>
              <w:rPr>
                <w:szCs w:val="24"/>
                <w:lang w:val="en-GB"/>
              </w:rPr>
              <w:t>19</w:t>
            </w:r>
          </w:p>
        </w:tc>
      </w:tr>
      <w:tr w:rsidR="006F2754" w14:paraId="4DE0959E" w14:textId="77777777" w:rsidTr="006F2754">
        <w:tc>
          <w:tcPr>
            <w:tcW w:w="1878" w:type="dxa"/>
            <w:gridSpan w:val="2"/>
            <w:tcBorders>
              <w:top w:val="single" w:sz="4" w:space="0" w:color="000000"/>
              <w:left w:val="single" w:sz="4" w:space="0" w:color="000000"/>
              <w:bottom w:val="single" w:sz="4" w:space="0" w:color="000000"/>
            </w:tcBorders>
          </w:tcPr>
          <w:p w14:paraId="7787DAB0" w14:textId="77777777" w:rsidR="006F2754" w:rsidRDefault="006F2754" w:rsidP="006F2754">
            <w:pPr>
              <w:snapToGrid w:val="0"/>
              <w:jc w:val="center"/>
              <w:rPr>
                <w:lang w:val="en-GB"/>
              </w:rPr>
            </w:pPr>
            <w:r>
              <w:rPr>
                <w:szCs w:val="24"/>
                <w:lang w:val="en-GB"/>
              </w:rPr>
              <w:t>62</w:t>
            </w:r>
          </w:p>
        </w:tc>
        <w:tc>
          <w:tcPr>
            <w:tcW w:w="1058" w:type="dxa"/>
            <w:tcBorders>
              <w:top w:val="single" w:sz="4" w:space="0" w:color="000000"/>
              <w:left w:val="single" w:sz="4" w:space="0" w:color="000000"/>
              <w:bottom w:val="single" w:sz="4" w:space="0" w:color="000000"/>
            </w:tcBorders>
          </w:tcPr>
          <w:p w14:paraId="31DD9B82" w14:textId="77777777" w:rsidR="006F2754" w:rsidRDefault="006F2754" w:rsidP="006F2754">
            <w:pPr>
              <w:snapToGrid w:val="0"/>
              <w:jc w:val="center"/>
              <w:rPr>
                <w:vertAlign w:val="subscript"/>
                <w:lang w:val="en-GB"/>
              </w:rPr>
            </w:pPr>
            <w:proofErr w:type="spellStart"/>
            <w:r>
              <w:rPr>
                <w:position w:val="-1"/>
                <w:szCs w:val="24"/>
                <w:lang w:val="en-GB"/>
              </w:rPr>
              <w:t>TiO</w:t>
            </w:r>
            <w:proofErr w:type="spellEnd"/>
          </w:p>
        </w:tc>
        <w:tc>
          <w:tcPr>
            <w:tcW w:w="567" w:type="dxa"/>
            <w:tcBorders>
              <w:top w:val="single" w:sz="4" w:space="0" w:color="000000"/>
              <w:left w:val="single" w:sz="4" w:space="0" w:color="000000"/>
              <w:bottom w:val="single" w:sz="4" w:space="0" w:color="000000"/>
            </w:tcBorders>
          </w:tcPr>
          <w:p w14:paraId="1DA39096" w14:textId="77777777" w:rsidR="006F2754" w:rsidRDefault="006F2754" w:rsidP="006F2754">
            <w:pPr>
              <w:snapToGrid w:val="0"/>
              <w:jc w:val="center"/>
              <w:rPr>
                <w:color w:val="FF0000"/>
                <w:lang w:val="en-GB"/>
              </w:rPr>
            </w:pPr>
            <w:r w:rsidRPr="00DB530E">
              <w:rPr>
                <w:color w:val="FF0000"/>
                <w:szCs w:val="24"/>
                <w:lang w:val="en-GB"/>
              </w:rPr>
              <w:t>62</w:t>
            </w:r>
          </w:p>
        </w:tc>
        <w:tc>
          <w:tcPr>
            <w:tcW w:w="577" w:type="dxa"/>
            <w:tcBorders>
              <w:top w:val="single" w:sz="4" w:space="0" w:color="000000"/>
              <w:left w:val="single" w:sz="4" w:space="0" w:color="000000"/>
              <w:bottom w:val="single" w:sz="4" w:space="0" w:color="000000"/>
            </w:tcBorders>
          </w:tcPr>
          <w:p w14:paraId="26EE9379" w14:textId="77777777" w:rsidR="006F2754" w:rsidRDefault="006F2754" w:rsidP="006F2754">
            <w:pPr>
              <w:snapToGrid w:val="0"/>
              <w:jc w:val="center"/>
              <w:rPr>
                <w:color w:val="FF0000"/>
                <w:lang w:val="en-GB"/>
              </w:rPr>
            </w:pPr>
            <w:r w:rsidRPr="00DB530E">
              <w:rPr>
                <w:color w:val="FF0000"/>
                <w:szCs w:val="24"/>
                <w:lang w:val="en-GB"/>
              </w:rPr>
              <w:t>62</w:t>
            </w:r>
          </w:p>
        </w:tc>
        <w:tc>
          <w:tcPr>
            <w:tcW w:w="709" w:type="dxa"/>
            <w:tcBorders>
              <w:top w:val="single" w:sz="4" w:space="0" w:color="000000"/>
              <w:left w:val="single" w:sz="4" w:space="0" w:color="000000"/>
              <w:bottom w:val="single" w:sz="4" w:space="0" w:color="000000"/>
              <w:right w:val="single" w:sz="4" w:space="0" w:color="000000"/>
            </w:tcBorders>
          </w:tcPr>
          <w:p w14:paraId="299C5FA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0E433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1355BA4"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096125" w14:textId="77777777" w:rsidR="006F2754" w:rsidRDefault="006F2754" w:rsidP="006F2754">
            <w:pPr>
              <w:snapToGrid w:val="0"/>
              <w:rPr>
                <w:lang w:val="en-GB"/>
              </w:rPr>
            </w:pPr>
            <w:r>
              <w:rPr>
                <w:szCs w:val="24"/>
                <w:lang w:val="en-GB"/>
              </w:rPr>
              <w:t>486</w:t>
            </w:r>
          </w:p>
        </w:tc>
      </w:tr>
      <w:tr w:rsidR="006F2754" w14:paraId="13089BD9" w14:textId="77777777" w:rsidTr="006F2754">
        <w:tc>
          <w:tcPr>
            <w:tcW w:w="1878" w:type="dxa"/>
            <w:gridSpan w:val="2"/>
            <w:tcBorders>
              <w:top w:val="single" w:sz="4" w:space="0" w:color="000000"/>
              <w:left w:val="single" w:sz="4" w:space="0" w:color="000000"/>
              <w:bottom w:val="single" w:sz="4" w:space="0" w:color="000000"/>
            </w:tcBorders>
          </w:tcPr>
          <w:p w14:paraId="3BD8ABAF" w14:textId="77777777" w:rsidR="006F2754" w:rsidRDefault="006F2754" w:rsidP="006F2754">
            <w:pPr>
              <w:snapToGrid w:val="0"/>
              <w:jc w:val="center"/>
              <w:rPr>
                <w:lang w:val="en-GB"/>
              </w:rPr>
            </w:pPr>
            <w:r>
              <w:rPr>
                <w:szCs w:val="24"/>
                <w:lang w:val="en-GB"/>
              </w:rPr>
              <w:t>63</w:t>
            </w:r>
          </w:p>
        </w:tc>
        <w:tc>
          <w:tcPr>
            <w:tcW w:w="1058" w:type="dxa"/>
            <w:tcBorders>
              <w:top w:val="single" w:sz="4" w:space="0" w:color="000000"/>
              <w:left w:val="single" w:sz="4" w:space="0" w:color="000000"/>
              <w:bottom w:val="single" w:sz="4" w:space="0" w:color="000000"/>
            </w:tcBorders>
          </w:tcPr>
          <w:p w14:paraId="023F37E3" w14:textId="77777777" w:rsidR="006F2754" w:rsidRDefault="006F2754" w:rsidP="006F2754">
            <w:pPr>
              <w:snapToGrid w:val="0"/>
              <w:jc w:val="center"/>
              <w:rPr>
                <w:vertAlign w:val="subscript"/>
                <w:lang w:val="en-GB"/>
              </w:rPr>
            </w:pPr>
            <w:r>
              <w:rPr>
                <w:position w:val="-1"/>
                <w:szCs w:val="24"/>
                <w:lang w:val="en-GB"/>
              </w:rPr>
              <w:t>VO</w:t>
            </w:r>
          </w:p>
        </w:tc>
        <w:tc>
          <w:tcPr>
            <w:tcW w:w="567" w:type="dxa"/>
            <w:tcBorders>
              <w:top w:val="single" w:sz="4" w:space="0" w:color="000000"/>
              <w:left w:val="single" w:sz="4" w:space="0" w:color="000000"/>
              <w:bottom w:val="single" w:sz="4" w:space="0" w:color="000000"/>
            </w:tcBorders>
          </w:tcPr>
          <w:p w14:paraId="4E4FB4BD" w14:textId="77777777" w:rsidR="006F2754" w:rsidRDefault="006F2754" w:rsidP="006F2754">
            <w:pPr>
              <w:snapToGrid w:val="0"/>
              <w:jc w:val="center"/>
              <w:rPr>
                <w:color w:val="FF0000"/>
                <w:lang w:val="en-GB"/>
              </w:rPr>
            </w:pPr>
          </w:p>
        </w:tc>
        <w:tc>
          <w:tcPr>
            <w:tcW w:w="577" w:type="dxa"/>
            <w:tcBorders>
              <w:top w:val="single" w:sz="4" w:space="0" w:color="000000"/>
              <w:left w:val="single" w:sz="4" w:space="0" w:color="000000"/>
              <w:bottom w:val="single" w:sz="4" w:space="0" w:color="000000"/>
            </w:tcBorders>
          </w:tcPr>
          <w:p w14:paraId="62D5961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ECFD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C4FF7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C8989B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760E1E" w14:textId="77777777" w:rsidR="006F2754" w:rsidRDefault="006F2754" w:rsidP="006F2754">
            <w:pPr>
              <w:snapToGrid w:val="0"/>
              <w:rPr>
                <w:lang w:val="en-GB"/>
              </w:rPr>
            </w:pPr>
            <w:r>
              <w:rPr>
                <w:szCs w:val="24"/>
                <w:lang w:val="en-GB"/>
              </w:rPr>
              <w:t>586</w:t>
            </w:r>
          </w:p>
        </w:tc>
      </w:tr>
      <w:tr w:rsidR="006F2754" w14:paraId="4B175AF5" w14:textId="77777777" w:rsidTr="006F2754">
        <w:tc>
          <w:tcPr>
            <w:tcW w:w="1878" w:type="dxa"/>
            <w:gridSpan w:val="2"/>
            <w:tcBorders>
              <w:top w:val="single" w:sz="4" w:space="0" w:color="000000"/>
              <w:left w:val="single" w:sz="4" w:space="0" w:color="000000"/>
              <w:bottom w:val="single" w:sz="4" w:space="0" w:color="000000"/>
            </w:tcBorders>
          </w:tcPr>
          <w:p w14:paraId="4C4F8C8D" w14:textId="77777777" w:rsidR="006F2754" w:rsidRDefault="006F2754" w:rsidP="006F2754">
            <w:pPr>
              <w:snapToGrid w:val="0"/>
              <w:jc w:val="center"/>
              <w:rPr>
                <w:lang w:val="en-GB"/>
              </w:rPr>
            </w:pPr>
            <w:r>
              <w:rPr>
                <w:szCs w:val="24"/>
                <w:lang w:val="en-GB"/>
              </w:rPr>
              <w:t>64</w:t>
            </w:r>
          </w:p>
        </w:tc>
        <w:tc>
          <w:tcPr>
            <w:tcW w:w="1058" w:type="dxa"/>
            <w:tcBorders>
              <w:top w:val="single" w:sz="4" w:space="0" w:color="000000"/>
              <w:left w:val="single" w:sz="4" w:space="0" w:color="000000"/>
              <w:bottom w:val="single" w:sz="4" w:space="0" w:color="000000"/>
            </w:tcBorders>
          </w:tcPr>
          <w:p w14:paraId="22CFEA52" w14:textId="77777777" w:rsidR="006F2754" w:rsidRDefault="006F2754" w:rsidP="006F2754">
            <w:pPr>
              <w:snapToGrid w:val="0"/>
              <w:jc w:val="center"/>
              <w:rPr>
                <w:position w:val="-1"/>
                <w:sz w:val="20"/>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1D5D1140"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6B8657"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0D73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D028898"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53EF9C6"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0F080" w14:textId="77777777" w:rsidR="006F2754" w:rsidRDefault="006F2754" w:rsidP="006F2754">
            <w:pPr>
              <w:snapToGrid w:val="0"/>
              <w:rPr>
                <w:lang w:val="en-GB"/>
              </w:rPr>
            </w:pPr>
            <w:r>
              <w:rPr>
                <w:szCs w:val="24"/>
                <w:lang w:val="en-GB"/>
              </w:rPr>
              <w:t>211</w:t>
            </w:r>
          </w:p>
        </w:tc>
      </w:tr>
      <w:tr w:rsidR="006F2754" w14:paraId="7EA534CE" w14:textId="77777777" w:rsidTr="006F2754">
        <w:tc>
          <w:tcPr>
            <w:tcW w:w="1878" w:type="dxa"/>
            <w:gridSpan w:val="2"/>
            <w:tcBorders>
              <w:top w:val="single" w:sz="4" w:space="0" w:color="000000"/>
              <w:left w:val="single" w:sz="4" w:space="0" w:color="000000"/>
              <w:bottom w:val="single" w:sz="4" w:space="0" w:color="000000"/>
            </w:tcBorders>
          </w:tcPr>
          <w:p w14:paraId="5A09379A" w14:textId="77777777" w:rsidR="006F2754" w:rsidRDefault="006F2754" w:rsidP="006F2754">
            <w:pPr>
              <w:snapToGrid w:val="0"/>
              <w:jc w:val="center"/>
              <w:rPr>
                <w:lang w:val="en-GB"/>
              </w:rPr>
            </w:pPr>
            <w:r>
              <w:rPr>
                <w:szCs w:val="24"/>
                <w:lang w:val="en-GB"/>
              </w:rPr>
              <w:t>65</w:t>
            </w:r>
          </w:p>
        </w:tc>
        <w:tc>
          <w:tcPr>
            <w:tcW w:w="1058" w:type="dxa"/>
            <w:tcBorders>
              <w:top w:val="single" w:sz="4" w:space="0" w:color="000000"/>
              <w:left w:val="single" w:sz="4" w:space="0" w:color="000000"/>
              <w:bottom w:val="single" w:sz="4" w:space="0" w:color="000000"/>
            </w:tcBorders>
          </w:tcPr>
          <w:p w14:paraId="2EA6FD8A" w14:textId="77777777" w:rsidR="006F2754" w:rsidRDefault="006F2754" w:rsidP="006F2754">
            <w:pPr>
              <w:snapToGrid w:val="0"/>
              <w:jc w:val="center"/>
              <w:rPr>
                <w:position w:val="-1"/>
                <w:sz w:val="20"/>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575974D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DE54B6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08A97B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FEA43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19782C"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1240A20" w14:textId="77777777" w:rsidR="006F2754" w:rsidRDefault="006F2754" w:rsidP="006F2754">
            <w:pPr>
              <w:snapToGrid w:val="0"/>
              <w:rPr>
                <w:lang w:val="en-GB"/>
              </w:rPr>
            </w:pPr>
            <w:r>
              <w:rPr>
                <w:szCs w:val="24"/>
                <w:lang w:val="en-GB"/>
              </w:rPr>
              <w:t>224</w:t>
            </w:r>
          </w:p>
        </w:tc>
      </w:tr>
      <w:tr w:rsidR="006F2754" w14:paraId="3BE3AC54" w14:textId="77777777" w:rsidTr="006F2754">
        <w:tc>
          <w:tcPr>
            <w:tcW w:w="1878" w:type="dxa"/>
            <w:gridSpan w:val="2"/>
            <w:tcBorders>
              <w:top w:val="single" w:sz="4" w:space="0" w:color="000000"/>
              <w:left w:val="single" w:sz="4" w:space="0" w:color="000000"/>
              <w:bottom w:val="single" w:sz="4" w:space="0" w:color="000000"/>
            </w:tcBorders>
          </w:tcPr>
          <w:p w14:paraId="22E7B21B" w14:textId="77777777" w:rsidR="006F2754" w:rsidRDefault="006F2754" w:rsidP="006F2754">
            <w:pPr>
              <w:snapToGrid w:val="0"/>
              <w:jc w:val="center"/>
              <w:rPr>
                <w:lang w:val="en-GB"/>
              </w:rPr>
            </w:pPr>
            <w:r>
              <w:rPr>
                <w:lang w:val="en-GB"/>
              </w:rPr>
              <w:t>66</w:t>
            </w:r>
          </w:p>
        </w:tc>
        <w:tc>
          <w:tcPr>
            <w:tcW w:w="1058" w:type="dxa"/>
            <w:tcBorders>
              <w:top w:val="single" w:sz="4" w:space="0" w:color="000000"/>
              <w:left w:val="single" w:sz="4" w:space="0" w:color="000000"/>
              <w:bottom w:val="single" w:sz="4" w:space="0" w:color="000000"/>
            </w:tcBorders>
          </w:tcPr>
          <w:p w14:paraId="2DA8859C"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567" w:type="dxa"/>
            <w:tcBorders>
              <w:top w:val="single" w:sz="4" w:space="0" w:color="000000"/>
              <w:left w:val="single" w:sz="4" w:space="0" w:color="000000"/>
              <w:bottom w:val="single" w:sz="4" w:space="0" w:color="000000"/>
            </w:tcBorders>
          </w:tcPr>
          <w:p w14:paraId="351A764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33976D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E91BEA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84CA3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F33D43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615AC3" w14:textId="77777777" w:rsidR="006F2754" w:rsidRDefault="006F2754" w:rsidP="006F2754">
            <w:pPr>
              <w:snapToGrid w:val="0"/>
              <w:rPr>
                <w:lang w:val="en-GB"/>
              </w:rPr>
            </w:pPr>
            <w:r>
              <w:rPr>
                <w:lang w:val="en-GB"/>
              </w:rPr>
              <w:t>241</w:t>
            </w:r>
          </w:p>
        </w:tc>
      </w:tr>
      <w:tr w:rsidR="006F2754" w14:paraId="5A586768" w14:textId="77777777" w:rsidTr="006F2754">
        <w:tc>
          <w:tcPr>
            <w:tcW w:w="1878" w:type="dxa"/>
            <w:gridSpan w:val="2"/>
            <w:tcBorders>
              <w:top w:val="single" w:sz="4" w:space="0" w:color="000000"/>
              <w:left w:val="single" w:sz="4" w:space="0" w:color="000000"/>
              <w:bottom w:val="single" w:sz="4" w:space="0" w:color="000000"/>
            </w:tcBorders>
          </w:tcPr>
          <w:p w14:paraId="2856E2EA" w14:textId="77777777" w:rsidR="006F2754" w:rsidRDefault="006F2754" w:rsidP="006F2754">
            <w:pPr>
              <w:snapToGrid w:val="0"/>
              <w:jc w:val="center"/>
              <w:rPr>
                <w:lang w:val="en-GB"/>
              </w:rPr>
            </w:pPr>
            <w:r w:rsidRPr="00420AF2">
              <w:rPr>
                <w:szCs w:val="24"/>
                <w:lang w:val="en-GB"/>
              </w:rPr>
              <w:t>67</w:t>
            </w:r>
          </w:p>
        </w:tc>
        <w:tc>
          <w:tcPr>
            <w:tcW w:w="1058" w:type="dxa"/>
            <w:tcBorders>
              <w:top w:val="single" w:sz="4" w:space="0" w:color="000000"/>
              <w:left w:val="single" w:sz="4" w:space="0" w:color="000000"/>
              <w:bottom w:val="single" w:sz="4" w:space="0" w:color="000000"/>
            </w:tcBorders>
          </w:tcPr>
          <w:p w14:paraId="284C0107" w14:textId="77777777" w:rsidR="006F2754" w:rsidRDefault="006F2754" w:rsidP="006F2754">
            <w:pPr>
              <w:snapToGrid w:val="0"/>
              <w:jc w:val="center"/>
              <w:rPr>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567" w:type="dxa"/>
            <w:tcBorders>
              <w:top w:val="single" w:sz="4" w:space="0" w:color="000000"/>
              <w:left w:val="single" w:sz="4" w:space="0" w:color="000000"/>
              <w:bottom w:val="single" w:sz="4" w:space="0" w:color="000000"/>
            </w:tcBorders>
          </w:tcPr>
          <w:p w14:paraId="06D0311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BF877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19E18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ECAB1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6D598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0F373" w14:textId="77777777" w:rsidR="006F2754" w:rsidRDefault="006F2754" w:rsidP="006F2754">
            <w:pPr>
              <w:snapToGrid w:val="0"/>
              <w:rPr>
                <w:lang w:val="en-GB"/>
              </w:rPr>
            </w:pPr>
            <w:r>
              <w:rPr>
                <w:szCs w:val="24"/>
                <w:lang w:val="en-GB"/>
              </w:rPr>
              <w:t>241</w:t>
            </w:r>
          </w:p>
        </w:tc>
      </w:tr>
      <w:tr w:rsidR="006F2754" w14:paraId="0D2E6249" w14:textId="77777777" w:rsidTr="006F2754">
        <w:tc>
          <w:tcPr>
            <w:tcW w:w="1878" w:type="dxa"/>
            <w:gridSpan w:val="2"/>
            <w:tcBorders>
              <w:top w:val="single" w:sz="4" w:space="0" w:color="000000"/>
              <w:left w:val="single" w:sz="4" w:space="0" w:color="000000"/>
              <w:bottom w:val="single" w:sz="4" w:space="0" w:color="000000"/>
            </w:tcBorders>
          </w:tcPr>
          <w:p w14:paraId="0C83D873" w14:textId="77777777" w:rsidR="006F2754" w:rsidRDefault="006F2754" w:rsidP="006F2754">
            <w:pPr>
              <w:snapToGrid w:val="0"/>
              <w:jc w:val="center"/>
              <w:rPr>
                <w:lang w:val="en-GB"/>
              </w:rPr>
            </w:pPr>
            <w:r>
              <w:rPr>
                <w:lang w:val="en-GB"/>
              </w:rPr>
              <w:t>68</w:t>
            </w:r>
          </w:p>
        </w:tc>
        <w:tc>
          <w:tcPr>
            <w:tcW w:w="1058" w:type="dxa"/>
            <w:tcBorders>
              <w:top w:val="single" w:sz="4" w:space="0" w:color="000000"/>
              <w:left w:val="single" w:sz="4" w:space="0" w:color="000000"/>
              <w:bottom w:val="single" w:sz="4" w:space="0" w:color="000000"/>
            </w:tcBorders>
          </w:tcPr>
          <w:p w14:paraId="39137B2F" w14:textId="77777777" w:rsidR="006F2754" w:rsidRDefault="006F2754" w:rsidP="006F2754">
            <w:pPr>
              <w:snapToGrid w:val="0"/>
              <w:jc w:val="center"/>
              <w:rPr>
                <w:lang w:val="en-GB"/>
              </w:rPr>
            </w:pPr>
            <w:r>
              <w:rPr>
                <w:lang w:val="en-GB"/>
              </w:rPr>
              <w:t>C</w:t>
            </w:r>
            <w:r>
              <w:rPr>
                <w:vertAlign w:val="subscript"/>
                <w:lang w:val="en-GB"/>
              </w:rPr>
              <w:t>7</w:t>
            </w:r>
            <w:r>
              <w:rPr>
                <w:lang w:val="en-GB"/>
              </w:rPr>
              <w:t>H</w:t>
            </w:r>
            <w:r>
              <w:rPr>
                <w:vertAlign w:val="subscript"/>
                <w:lang w:val="en-GB"/>
              </w:rPr>
              <w:t>8</w:t>
            </w:r>
          </w:p>
        </w:tc>
        <w:tc>
          <w:tcPr>
            <w:tcW w:w="567" w:type="dxa"/>
            <w:tcBorders>
              <w:top w:val="single" w:sz="4" w:space="0" w:color="000000"/>
              <w:left w:val="single" w:sz="4" w:space="0" w:color="000000"/>
              <w:bottom w:val="single" w:sz="4" w:space="0" w:color="000000"/>
            </w:tcBorders>
          </w:tcPr>
          <w:p w14:paraId="3B6997E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CF4A2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0175D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B7689EC"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D95CD4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F196AD" w14:textId="77777777" w:rsidR="006F2754" w:rsidRDefault="006F2754" w:rsidP="006F2754">
            <w:pPr>
              <w:snapToGrid w:val="0"/>
              <w:rPr>
                <w:lang w:val="en-GB"/>
              </w:rPr>
            </w:pPr>
            <w:r>
              <w:rPr>
                <w:lang w:val="en-GB"/>
              </w:rPr>
              <w:t>221</w:t>
            </w:r>
          </w:p>
        </w:tc>
      </w:tr>
      <w:tr w:rsidR="006F2754" w14:paraId="1232DE67" w14:textId="77777777" w:rsidTr="006F2754">
        <w:tc>
          <w:tcPr>
            <w:tcW w:w="1878" w:type="dxa"/>
            <w:gridSpan w:val="2"/>
            <w:tcBorders>
              <w:top w:val="single" w:sz="4" w:space="0" w:color="000000"/>
              <w:left w:val="single" w:sz="4" w:space="0" w:color="000000"/>
              <w:bottom w:val="single" w:sz="4" w:space="0" w:color="000000"/>
            </w:tcBorders>
          </w:tcPr>
          <w:p w14:paraId="477D5287" w14:textId="77777777" w:rsidR="006F2754" w:rsidRDefault="006F2754" w:rsidP="006F2754">
            <w:pPr>
              <w:snapToGrid w:val="0"/>
              <w:jc w:val="center"/>
              <w:rPr>
                <w:lang w:val="en-GB"/>
              </w:rPr>
            </w:pPr>
            <w:r>
              <w:rPr>
                <w:lang w:val="en-GB"/>
              </w:rPr>
              <w:t>69</w:t>
            </w:r>
          </w:p>
        </w:tc>
        <w:tc>
          <w:tcPr>
            <w:tcW w:w="1058" w:type="dxa"/>
            <w:tcBorders>
              <w:top w:val="single" w:sz="4" w:space="0" w:color="000000"/>
              <w:left w:val="single" w:sz="4" w:space="0" w:color="000000"/>
              <w:bottom w:val="single" w:sz="4" w:space="0" w:color="000000"/>
            </w:tcBorders>
          </w:tcPr>
          <w:p w14:paraId="2DD3CDE0" w14:textId="77777777" w:rsidR="006F2754" w:rsidRDefault="006F2754" w:rsidP="006F2754">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318DD322"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8E9812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10C07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59B3A7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F1DF079"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A9F0942" w14:textId="77777777" w:rsidR="006F2754" w:rsidRDefault="006F2754" w:rsidP="006F2754">
            <w:pPr>
              <w:snapToGrid w:val="0"/>
              <w:rPr>
                <w:lang w:val="en-GB"/>
              </w:rPr>
            </w:pPr>
            <w:r>
              <w:rPr>
                <w:lang w:val="en-GB"/>
              </w:rPr>
              <w:t>221</w:t>
            </w:r>
          </w:p>
        </w:tc>
      </w:tr>
      <w:tr w:rsidR="006F2754" w14:paraId="0C279DC1" w14:textId="77777777" w:rsidTr="006F2754">
        <w:tc>
          <w:tcPr>
            <w:tcW w:w="1878" w:type="dxa"/>
            <w:gridSpan w:val="2"/>
            <w:tcBorders>
              <w:top w:val="single" w:sz="4" w:space="0" w:color="000000"/>
              <w:left w:val="single" w:sz="4" w:space="0" w:color="000000"/>
              <w:bottom w:val="single" w:sz="4" w:space="0" w:color="000000"/>
            </w:tcBorders>
          </w:tcPr>
          <w:p w14:paraId="448ADC73" w14:textId="77777777" w:rsidR="006F2754" w:rsidRDefault="006F2754" w:rsidP="006F2754">
            <w:pPr>
              <w:snapToGrid w:val="0"/>
              <w:jc w:val="center"/>
              <w:rPr>
                <w:lang w:val="en-GB"/>
              </w:rPr>
            </w:pPr>
            <w:r>
              <w:rPr>
                <w:lang w:val="en-GB"/>
              </w:rPr>
              <w:t>70</w:t>
            </w:r>
          </w:p>
        </w:tc>
        <w:tc>
          <w:tcPr>
            <w:tcW w:w="1058" w:type="dxa"/>
            <w:tcBorders>
              <w:top w:val="single" w:sz="4" w:space="0" w:color="000000"/>
              <w:left w:val="single" w:sz="4" w:space="0" w:color="000000"/>
              <w:bottom w:val="single" w:sz="4" w:space="0" w:color="000000"/>
            </w:tcBorders>
          </w:tcPr>
          <w:p w14:paraId="1E38091D"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567" w:type="dxa"/>
            <w:tcBorders>
              <w:top w:val="single" w:sz="4" w:space="0" w:color="000000"/>
              <w:left w:val="single" w:sz="4" w:space="0" w:color="000000"/>
              <w:bottom w:val="single" w:sz="4" w:space="0" w:color="000000"/>
            </w:tcBorders>
          </w:tcPr>
          <w:p w14:paraId="66C24F2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762D4F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59207F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48539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BB9EE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CCA01E" w14:textId="77777777" w:rsidR="006F2754" w:rsidRDefault="006F2754" w:rsidP="006F2754">
            <w:pPr>
              <w:snapToGrid w:val="0"/>
              <w:rPr>
                <w:lang w:val="en-GB"/>
              </w:rPr>
            </w:pPr>
            <w:r>
              <w:rPr>
                <w:lang w:val="en-GB"/>
              </w:rPr>
              <w:t>241</w:t>
            </w:r>
          </w:p>
        </w:tc>
      </w:tr>
      <w:tr w:rsidR="006F2754" w14:paraId="2A74F9C3" w14:textId="77777777" w:rsidTr="006F2754">
        <w:tc>
          <w:tcPr>
            <w:tcW w:w="1878" w:type="dxa"/>
            <w:gridSpan w:val="2"/>
            <w:tcBorders>
              <w:top w:val="single" w:sz="4" w:space="0" w:color="000000"/>
              <w:left w:val="single" w:sz="4" w:space="0" w:color="000000"/>
              <w:bottom w:val="single" w:sz="4" w:space="0" w:color="000000"/>
            </w:tcBorders>
          </w:tcPr>
          <w:p w14:paraId="66DBBC85" w14:textId="77777777" w:rsidR="006F2754" w:rsidRDefault="006F2754" w:rsidP="006F2754">
            <w:pPr>
              <w:snapToGrid w:val="0"/>
              <w:jc w:val="center"/>
              <w:rPr>
                <w:lang w:val="en-GB"/>
              </w:rPr>
            </w:pPr>
            <w:r>
              <w:rPr>
                <w:lang w:val="en-GB"/>
              </w:rPr>
              <w:t>71</w:t>
            </w:r>
          </w:p>
        </w:tc>
        <w:tc>
          <w:tcPr>
            <w:tcW w:w="1058" w:type="dxa"/>
            <w:tcBorders>
              <w:top w:val="single" w:sz="4" w:space="0" w:color="000000"/>
              <w:left w:val="single" w:sz="4" w:space="0" w:color="000000"/>
              <w:bottom w:val="single" w:sz="4" w:space="0" w:color="000000"/>
            </w:tcBorders>
          </w:tcPr>
          <w:p w14:paraId="16DC1821" w14:textId="77777777" w:rsidR="006F2754" w:rsidRDefault="006F2754" w:rsidP="006F2754">
            <w:pPr>
              <w:snapToGrid w:val="0"/>
              <w:jc w:val="center"/>
              <w:rPr>
                <w:lang w:val="en-GB"/>
              </w:rPr>
            </w:pPr>
            <w:proofErr w:type="spellStart"/>
            <w:r>
              <w:rPr>
                <w:lang w:val="en-GB"/>
              </w:rPr>
              <w:t>HOBr</w:t>
            </w:r>
            <w:proofErr w:type="spellEnd"/>
          </w:p>
        </w:tc>
        <w:tc>
          <w:tcPr>
            <w:tcW w:w="567" w:type="dxa"/>
            <w:tcBorders>
              <w:top w:val="single" w:sz="4" w:space="0" w:color="000000"/>
              <w:left w:val="single" w:sz="4" w:space="0" w:color="000000"/>
              <w:bottom w:val="single" w:sz="4" w:space="0" w:color="000000"/>
            </w:tcBorders>
          </w:tcPr>
          <w:p w14:paraId="14966D5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EDD47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3FD7B20" w14:textId="77777777" w:rsidR="006F2754" w:rsidRDefault="006F2754" w:rsidP="006F2754">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E6971EA" w14:textId="77777777" w:rsidR="006F2754" w:rsidRDefault="006F2754" w:rsidP="006F2754">
            <w:pPr>
              <w:snapToGrid w:val="0"/>
              <w:jc w:val="center"/>
              <w:rPr>
                <w:lang w:val="en-GB"/>
              </w:rPr>
            </w:pPr>
            <w:r>
              <w:rPr>
                <w:lang w:val="en-GB"/>
              </w:rPr>
              <w:t>37</w:t>
            </w:r>
          </w:p>
        </w:tc>
        <w:tc>
          <w:tcPr>
            <w:tcW w:w="841" w:type="dxa"/>
            <w:tcBorders>
              <w:top w:val="single" w:sz="4" w:space="0" w:color="000000"/>
              <w:left w:val="single" w:sz="4" w:space="0" w:color="000000"/>
              <w:bottom w:val="single" w:sz="4" w:space="0" w:color="000000"/>
            </w:tcBorders>
          </w:tcPr>
          <w:p w14:paraId="7E43D81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BC54857" w14:textId="77777777" w:rsidR="006F2754" w:rsidRDefault="006F2754" w:rsidP="006F2754">
            <w:pPr>
              <w:snapToGrid w:val="0"/>
              <w:rPr>
                <w:lang w:val="en-GB"/>
              </w:rPr>
            </w:pPr>
            <w:r>
              <w:rPr>
                <w:lang w:val="en-GB"/>
              </w:rPr>
              <w:t>169,161</w:t>
            </w:r>
          </w:p>
        </w:tc>
      </w:tr>
      <w:tr w:rsidR="006F2754" w14:paraId="4ED61B24" w14:textId="77777777" w:rsidTr="006F2754">
        <w:tc>
          <w:tcPr>
            <w:tcW w:w="1878" w:type="dxa"/>
            <w:gridSpan w:val="2"/>
            <w:tcBorders>
              <w:top w:val="single" w:sz="4" w:space="0" w:color="000000"/>
              <w:left w:val="single" w:sz="4" w:space="0" w:color="000000"/>
              <w:bottom w:val="single" w:sz="4" w:space="0" w:color="000000"/>
            </w:tcBorders>
          </w:tcPr>
          <w:p w14:paraId="649E849B" w14:textId="77777777" w:rsidR="006F2754" w:rsidRDefault="006F2754" w:rsidP="006F2754">
            <w:pPr>
              <w:snapToGrid w:val="0"/>
              <w:jc w:val="center"/>
              <w:rPr>
                <w:lang w:val="en-GB"/>
              </w:rPr>
            </w:pPr>
            <w:r>
              <w:rPr>
                <w:lang w:val="en-GB"/>
              </w:rPr>
              <w:t>72</w:t>
            </w:r>
          </w:p>
        </w:tc>
        <w:tc>
          <w:tcPr>
            <w:tcW w:w="1058" w:type="dxa"/>
            <w:tcBorders>
              <w:top w:val="single" w:sz="4" w:space="0" w:color="000000"/>
              <w:left w:val="single" w:sz="4" w:space="0" w:color="000000"/>
              <w:bottom w:val="single" w:sz="4" w:space="0" w:color="000000"/>
            </w:tcBorders>
          </w:tcPr>
          <w:p w14:paraId="30521530" w14:textId="77777777" w:rsidR="006F2754" w:rsidRDefault="006F2754" w:rsidP="006F2754">
            <w:pPr>
              <w:snapToGrid w:val="0"/>
              <w:jc w:val="center"/>
              <w:rPr>
                <w:lang w:val="en-GB"/>
              </w:rPr>
            </w:pPr>
            <w:r>
              <w:rPr>
                <w:lang w:val="en-GB"/>
              </w:rPr>
              <w:t>CH</w:t>
            </w:r>
            <w:r>
              <w:rPr>
                <w:vertAlign w:val="subscript"/>
                <w:lang w:val="en-GB"/>
              </w:rPr>
              <w:t>3</w:t>
            </w:r>
            <w:r>
              <w:rPr>
                <w:lang w:val="en-GB"/>
              </w:rPr>
              <w:t>Br</w:t>
            </w:r>
          </w:p>
        </w:tc>
        <w:tc>
          <w:tcPr>
            <w:tcW w:w="567" w:type="dxa"/>
            <w:tcBorders>
              <w:top w:val="single" w:sz="4" w:space="0" w:color="000000"/>
              <w:left w:val="single" w:sz="4" w:space="0" w:color="000000"/>
              <w:bottom w:val="single" w:sz="4" w:space="0" w:color="000000"/>
            </w:tcBorders>
          </w:tcPr>
          <w:p w14:paraId="580394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76F9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B5597A0" w14:textId="77777777" w:rsidR="006F2754" w:rsidRDefault="006F2754" w:rsidP="006F2754">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3DA6A1ED" w14:textId="77777777" w:rsidR="006F2754" w:rsidRDefault="006F2754" w:rsidP="006F2754">
            <w:pPr>
              <w:snapToGrid w:val="0"/>
              <w:jc w:val="center"/>
              <w:rPr>
                <w:lang w:val="en-GB"/>
              </w:rPr>
            </w:pPr>
            <w:r>
              <w:rPr>
                <w:lang w:val="en-GB"/>
              </w:rPr>
              <w:t>40</w:t>
            </w:r>
          </w:p>
        </w:tc>
        <w:tc>
          <w:tcPr>
            <w:tcW w:w="841" w:type="dxa"/>
            <w:tcBorders>
              <w:top w:val="single" w:sz="4" w:space="0" w:color="000000"/>
              <w:left w:val="single" w:sz="4" w:space="0" w:color="000000"/>
              <w:bottom w:val="single" w:sz="4" w:space="0" w:color="000000"/>
            </w:tcBorders>
          </w:tcPr>
          <w:p w14:paraId="3C9EE1E8"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64D4ED5" w14:textId="77777777" w:rsidR="006F2754" w:rsidRDefault="006F2754" w:rsidP="006F2754">
            <w:pPr>
              <w:snapToGrid w:val="0"/>
              <w:rPr>
                <w:lang w:val="en-GB"/>
              </w:rPr>
            </w:pPr>
            <w:r>
              <w:rPr>
                <w:lang w:val="en-GB"/>
              </w:rPr>
              <w:t>219,211</w:t>
            </w:r>
          </w:p>
        </w:tc>
      </w:tr>
      <w:tr w:rsidR="006F2754" w14:paraId="365F128C" w14:textId="77777777" w:rsidTr="006F2754">
        <w:tc>
          <w:tcPr>
            <w:tcW w:w="1878" w:type="dxa"/>
            <w:gridSpan w:val="2"/>
            <w:tcBorders>
              <w:top w:val="single" w:sz="4" w:space="0" w:color="000000"/>
              <w:left w:val="single" w:sz="4" w:space="0" w:color="000000"/>
              <w:bottom w:val="single" w:sz="4" w:space="0" w:color="000000"/>
            </w:tcBorders>
          </w:tcPr>
          <w:p w14:paraId="06DC2526" w14:textId="77777777" w:rsidR="006F2754" w:rsidRDefault="006F2754" w:rsidP="006F2754">
            <w:pPr>
              <w:snapToGrid w:val="0"/>
              <w:jc w:val="center"/>
              <w:rPr>
                <w:lang w:val="en-GB"/>
              </w:rPr>
            </w:pPr>
            <w:r>
              <w:rPr>
                <w:lang w:val="en-GB"/>
              </w:rPr>
              <w:t>73</w:t>
            </w:r>
          </w:p>
        </w:tc>
        <w:tc>
          <w:tcPr>
            <w:tcW w:w="1058" w:type="dxa"/>
            <w:tcBorders>
              <w:top w:val="single" w:sz="4" w:space="0" w:color="000000"/>
              <w:left w:val="single" w:sz="4" w:space="0" w:color="000000"/>
              <w:bottom w:val="single" w:sz="4" w:space="0" w:color="000000"/>
            </w:tcBorders>
          </w:tcPr>
          <w:p w14:paraId="4689D9F4" w14:textId="77777777" w:rsidR="006F2754" w:rsidRDefault="006F2754" w:rsidP="006F2754">
            <w:pPr>
              <w:snapToGrid w:val="0"/>
              <w:jc w:val="center"/>
              <w:rPr>
                <w:lang w:val="en-GB"/>
              </w:rPr>
            </w:pPr>
            <w:r>
              <w:rPr>
                <w:lang w:val="en-GB"/>
              </w:rPr>
              <w:t>CF</w:t>
            </w:r>
            <w:r>
              <w:rPr>
                <w:vertAlign w:val="subscript"/>
                <w:lang w:val="en-GB"/>
              </w:rPr>
              <w:t>4</w:t>
            </w:r>
          </w:p>
        </w:tc>
        <w:tc>
          <w:tcPr>
            <w:tcW w:w="567" w:type="dxa"/>
            <w:tcBorders>
              <w:top w:val="single" w:sz="4" w:space="0" w:color="000000"/>
              <w:left w:val="single" w:sz="4" w:space="0" w:color="000000"/>
              <w:bottom w:val="single" w:sz="4" w:space="0" w:color="000000"/>
            </w:tcBorders>
          </w:tcPr>
          <w:p w14:paraId="317B337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E73380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3A04F2" w14:textId="77777777" w:rsidR="006F2754" w:rsidRDefault="006F2754" w:rsidP="006F2754">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1DDC7090" w14:textId="77777777" w:rsidR="006F2754" w:rsidRDefault="006F2754" w:rsidP="006F2754">
            <w:pPr>
              <w:snapToGrid w:val="0"/>
              <w:jc w:val="center"/>
              <w:rPr>
                <w:lang w:val="en-GB"/>
              </w:rPr>
            </w:pPr>
            <w:r>
              <w:rPr>
                <w:lang w:val="en-GB"/>
              </w:rPr>
              <w:t>42</w:t>
            </w:r>
          </w:p>
        </w:tc>
        <w:tc>
          <w:tcPr>
            <w:tcW w:w="841" w:type="dxa"/>
            <w:tcBorders>
              <w:top w:val="single" w:sz="4" w:space="0" w:color="000000"/>
              <w:left w:val="single" w:sz="4" w:space="0" w:color="000000"/>
              <w:bottom w:val="single" w:sz="4" w:space="0" w:color="000000"/>
            </w:tcBorders>
          </w:tcPr>
          <w:p w14:paraId="2CD70414"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C43CD8" w14:textId="77777777" w:rsidR="006F2754" w:rsidRDefault="006F2754" w:rsidP="006F2754">
            <w:pPr>
              <w:snapToGrid w:val="0"/>
              <w:rPr>
                <w:lang w:val="en-GB"/>
              </w:rPr>
            </w:pPr>
            <w:r>
              <w:rPr>
                <w:lang w:val="en-GB"/>
              </w:rPr>
              <w:t>29</w:t>
            </w:r>
          </w:p>
        </w:tc>
      </w:tr>
      <w:tr w:rsidR="006F2754" w14:paraId="7DD29FCB" w14:textId="77777777" w:rsidTr="006F2754">
        <w:tc>
          <w:tcPr>
            <w:tcW w:w="1878" w:type="dxa"/>
            <w:gridSpan w:val="2"/>
            <w:tcBorders>
              <w:top w:val="single" w:sz="4" w:space="0" w:color="000000"/>
              <w:left w:val="single" w:sz="4" w:space="0" w:color="000000"/>
              <w:bottom w:val="single" w:sz="4" w:space="0" w:color="000000"/>
            </w:tcBorders>
          </w:tcPr>
          <w:p w14:paraId="785743CC" w14:textId="4C5DD54F" w:rsidR="006F2754" w:rsidRDefault="00D92D3D" w:rsidP="006F2754">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6F2754">
              <w:rPr>
                <w:lang w:val="en-GB"/>
              </w:rPr>
              <w:t xml:space="preserve"> ID</w:t>
            </w:r>
          </w:p>
        </w:tc>
        <w:tc>
          <w:tcPr>
            <w:tcW w:w="1058" w:type="dxa"/>
            <w:tcBorders>
              <w:top w:val="single" w:sz="4" w:space="0" w:color="000000"/>
              <w:left w:val="single" w:sz="4" w:space="0" w:color="000000"/>
              <w:bottom w:val="single" w:sz="4" w:space="0" w:color="000000"/>
            </w:tcBorders>
          </w:tcPr>
          <w:p w14:paraId="46D0D921" w14:textId="77777777" w:rsidR="006F2754" w:rsidRDefault="006F2754" w:rsidP="006F2754">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55268FBE" w14:textId="77777777" w:rsidR="006F2754" w:rsidRDefault="006F2754" w:rsidP="006F2754">
            <w:pPr>
              <w:snapToGrid w:val="0"/>
              <w:jc w:val="center"/>
              <w:rPr>
                <w:lang w:val="en-GB"/>
              </w:rPr>
            </w:pPr>
            <w:r>
              <w:rPr>
                <w:lang w:val="en-GB"/>
              </w:rPr>
              <w:t>H04</w:t>
            </w:r>
          </w:p>
          <w:p w14:paraId="4365542D" w14:textId="77777777" w:rsidR="006F2754" w:rsidRDefault="006F2754" w:rsidP="006F2754">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215B0842" w14:textId="77777777" w:rsidR="006F2754" w:rsidRDefault="006F2754" w:rsidP="006F2754">
            <w:pPr>
              <w:snapToGrid w:val="0"/>
              <w:jc w:val="center"/>
              <w:rPr>
                <w:lang w:val="en-GB"/>
              </w:rPr>
            </w:pPr>
            <w:r>
              <w:rPr>
                <w:lang w:val="en-GB"/>
              </w:rPr>
              <w:t>G03</w:t>
            </w:r>
          </w:p>
          <w:p w14:paraId="3C589183" w14:textId="77777777" w:rsidR="006F2754" w:rsidRDefault="006F2754" w:rsidP="006F2754">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CD317A5" w14:textId="77777777" w:rsidR="006F2754" w:rsidRDefault="006F2754" w:rsidP="006F2754">
            <w:pPr>
              <w:snapToGrid w:val="0"/>
              <w:jc w:val="center"/>
              <w:rPr>
                <w:lang w:val="en-GB"/>
              </w:rPr>
            </w:pPr>
            <w:r>
              <w:rPr>
                <w:lang w:val="en-GB"/>
              </w:rPr>
              <w:t>H12</w:t>
            </w:r>
          </w:p>
          <w:p w14:paraId="393EF29A" w14:textId="77777777" w:rsidR="006F2754" w:rsidRDefault="006F2754" w:rsidP="006F2754">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EDD9BC" w14:textId="77777777" w:rsidR="006F2754" w:rsidRDefault="006F2754" w:rsidP="006F2754">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5C6C854" w14:textId="77777777" w:rsidR="006F2754" w:rsidRDefault="006F2754" w:rsidP="006F2754">
            <w:pPr>
              <w:snapToGrid w:val="0"/>
              <w:jc w:val="center"/>
              <w:rPr>
                <w:lang w:val="en-GB"/>
              </w:rPr>
            </w:pPr>
            <w:proofErr w:type="spellStart"/>
            <w:r>
              <w:rPr>
                <w:lang w:val="en-GB"/>
              </w:rPr>
              <w:t>N</w:t>
            </w:r>
            <w:r w:rsidRPr="006F2754">
              <w:rPr>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76001FD8" w14:textId="476E070B" w:rsidR="006F2754" w:rsidRDefault="00D92D3D" w:rsidP="006F2754">
            <w:pPr>
              <w:snapToGrid w:val="0"/>
              <w:rPr>
                <w:lang w:val="en-GB"/>
              </w:rPr>
            </w:pPr>
            <w:proofErr w:type="spellStart"/>
            <w:r w:rsidRPr="00D92D3D">
              <w:rPr>
                <w:rFonts w:ascii="Copperplate Light" w:hAnsi="Copperplate Light" w:cstheme="majorHAnsi"/>
                <w:lang w:val="en-GB"/>
              </w:rPr>
              <w:t>Radtrans</w:t>
            </w:r>
            <w:proofErr w:type="spellEnd"/>
            <w:r w:rsidR="006F2754">
              <w:rPr>
                <w:lang w:val="en-GB"/>
              </w:rPr>
              <w:t xml:space="preserve"> order of Isotopes</w:t>
            </w:r>
          </w:p>
        </w:tc>
      </w:tr>
      <w:tr w:rsidR="006F2754" w14:paraId="28ABE65F" w14:textId="77777777" w:rsidTr="006F2754">
        <w:tc>
          <w:tcPr>
            <w:tcW w:w="1878" w:type="dxa"/>
            <w:gridSpan w:val="2"/>
            <w:tcBorders>
              <w:top w:val="single" w:sz="4" w:space="0" w:color="000000"/>
              <w:left w:val="single" w:sz="4" w:space="0" w:color="000000"/>
              <w:bottom w:val="single" w:sz="4" w:space="0" w:color="000000"/>
            </w:tcBorders>
          </w:tcPr>
          <w:p w14:paraId="1449388B" w14:textId="77777777" w:rsidR="006F2754" w:rsidRDefault="006F2754" w:rsidP="006F2754">
            <w:pPr>
              <w:snapToGrid w:val="0"/>
              <w:jc w:val="center"/>
              <w:rPr>
                <w:lang w:val="en-GB"/>
              </w:rPr>
            </w:pPr>
            <w:r>
              <w:rPr>
                <w:lang w:val="en-GB"/>
              </w:rPr>
              <w:t>74</w:t>
            </w:r>
          </w:p>
        </w:tc>
        <w:tc>
          <w:tcPr>
            <w:tcW w:w="1058" w:type="dxa"/>
            <w:tcBorders>
              <w:top w:val="single" w:sz="4" w:space="0" w:color="000000"/>
              <w:left w:val="single" w:sz="4" w:space="0" w:color="000000"/>
              <w:bottom w:val="single" w:sz="4" w:space="0" w:color="000000"/>
            </w:tcBorders>
          </w:tcPr>
          <w:p w14:paraId="580AE178" w14:textId="77777777" w:rsidR="006F2754" w:rsidRPr="006F2754" w:rsidRDefault="006F2754" w:rsidP="006F2754">
            <w:pPr>
              <w:snapToGrid w:val="0"/>
              <w:jc w:val="center"/>
              <w:rPr>
                <w:lang w:val="en-GB"/>
              </w:rPr>
            </w:pPr>
            <w:r>
              <w:rPr>
                <w:lang w:val="en-GB"/>
              </w:rPr>
              <w:t>SO</w:t>
            </w:r>
            <w:r>
              <w:rPr>
                <w:vertAlign w:val="subscript"/>
                <w:lang w:val="en-GB"/>
              </w:rPr>
              <w:t>3</w:t>
            </w:r>
          </w:p>
        </w:tc>
        <w:tc>
          <w:tcPr>
            <w:tcW w:w="567" w:type="dxa"/>
            <w:tcBorders>
              <w:top w:val="single" w:sz="4" w:space="0" w:color="000000"/>
              <w:left w:val="single" w:sz="4" w:space="0" w:color="000000"/>
              <w:bottom w:val="single" w:sz="4" w:space="0" w:color="000000"/>
            </w:tcBorders>
          </w:tcPr>
          <w:p w14:paraId="3478A28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0082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58F6786" w14:textId="77777777" w:rsidR="006F2754" w:rsidRDefault="006F2754" w:rsidP="006F2754">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39832B5D" w14:textId="77777777" w:rsidR="006F2754" w:rsidRDefault="006F2754" w:rsidP="006F2754">
            <w:pPr>
              <w:snapToGrid w:val="0"/>
              <w:jc w:val="center"/>
              <w:rPr>
                <w:lang w:val="en-GB"/>
              </w:rPr>
            </w:pPr>
            <w:r>
              <w:rPr>
                <w:lang w:val="en-GB"/>
              </w:rPr>
              <w:t>47</w:t>
            </w:r>
          </w:p>
        </w:tc>
        <w:tc>
          <w:tcPr>
            <w:tcW w:w="841" w:type="dxa"/>
            <w:tcBorders>
              <w:top w:val="single" w:sz="4" w:space="0" w:color="000000"/>
              <w:left w:val="single" w:sz="4" w:space="0" w:color="000000"/>
              <w:bottom w:val="single" w:sz="4" w:space="0" w:color="000000"/>
            </w:tcBorders>
          </w:tcPr>
          <w:p w14:paraId="782364A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D93AA8" w14:textId="77777777" w:rsidR="006F2754" w:rsidRDefault="006F2754" w:rsidP="006F2754">
            <w:pPr>
              <w:snapToGrid w:val="0"/>
              <w:rPr>
                <w:lang w:val="en-GB"/>
              </w:rPr>
            </w:pPr>
            <w:r>
              <w:rPr>
                <w:lang w:val="en-GB"/>
              </w:rPr>
              <w:t>26</w:t>
            </w:r>
          </w:p>
        </w:tc>
      </w:tr>
      <w:tr w:rsidR="006F2754" w14:paraId="2F8018E9" w14:textId="77777777" w:rsidTr="006F2754">
        <w:tc>
          <w:tcPr>
            <w:tcW w:w="1878" w:type="dxa"/>
            <w:gridSpan w:val="2"/>
            <w:tcBorders>
              <w:top w:val="single" w:sz="4" w:space="0" w:color="000000"/>
              <w:left w:val="single" w:sz="4" w:space="0" w:color="000000"/>
              <w:bottom w:val="single" w:sz="4" w:space="0" w:color="000000"/>
            </w:tcBorders>
          </w:tcPr>
          <w:p w14:paraId="65B18BD9" w14:textId="77777777" w:rsidR="006F2754" w:rsidRDefault="006F2754" w:rsidP="006F2754">
            <w:pPr>
              <w:snapToGrid w:val="0"/>
              <w:jc w:val="center"/>
              <w:rPr>
                <w:lang w:val="en-GB"/>
              </w:rPr>
            </w:pPr>
            <w:r>
              <w:rPr>
                <w:lang w:val="en-GB"/>
              </w:rPr>
              <w:t>75</w:t>
            </w:r>
          </w:p>
        </w:tc>
        <w:tc>
          <w:tcPr>
            <w:tcW w:w="1058" w:type="dxa"/>
            <w:tcBorders>
              <w:top w:val="single" w:sz="4" w:space="0" w:color="000000"/>
              <w:left w:val="single" w:sz="4" w:space="0" w:color="000000"/>
              <w:bottom w:val="single" w:sz="4" w:space="0" w:color="000000"/>
            </w:tcBorders>
          </w:tcPr>
          <w:p w14:paraId="674EF828" w14:textId="77777777" w:rsidR="006F2754" w:rsidRPr="006F2754" w:rsidRDefault="006F2754" w:rsidP="006F2754">
            <w:pPr>
              <w:snapToGrid w:val="0"/>
              <w:jc w:val="center"/>
              <w:rPr>
                <w:lang w:val="en-GB"/>
              </w:rPr>
            </w:pPr>
            <w:r>
              <w:rPr>
                <w:lang w:val="en-GB"/>
              </w:rPr>
              <w:t>Ne</w:t>
            </w:r>
          </w:p>
        </w:tc>
        <w:tc>
          <w:tcPr>
            <w:tcW w:w="567" w:type="dxa"/>
            <w:tcBorders>
              <w:top w:val="single" w:sz="4" w:space="0" w:color="000000"/>
              <w:left w:val="single" w:sz="4" w:space="0" w:color="000000"/>
              <w:bottom w:val="single" w:sz="4" w:space="0" w:color="000000"/>
            </w:tcBorders>
          </w:tcPr>
          <w:p w14:paraId="5B93037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1F93D3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1ADE49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27092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F974C5A"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58E619" w14:textId="77777777" w:rsidR="006F2754" w:rsidRDefault="006F2754" w:rsidP="006F2754">
            <w:pPr>
              <w:snapToGrid w:val="0"/>
              <w:rPr>
                <w:lang w:val="en-GB"/>
              </w:rPr>
            </w:pPr>
            <w:r>
              <w:rPr>
                <w:lang w:val="en-GB"/>
              </w:rPr>
              <w:t>20,22,21</w:t>
            </w:r>
          </w:p>
        </w:tc>
      </w:tr>
      <w:tr w:rsidR="006F2754" w14:paraId="0AEFECCB" w14:textId="77777777" w:rsidTr="006F2754">
        <w:tc>
          <w:tcPr>
            <w:tcW w:w="1878" w:type="dxa"/>
            <w:gridSpan w:val="2"/>
            <w:tcBorders>
              <w:top w:val="single" w:sz="4" w:space="0" w:color="000000"/>
              <w:left w:val="single" w:sz="4" w:space="0" w:color="000000"/>
              <w:bottom w:val="single" w:sz="4" w:space="0" w:color="000000"/>
            </w:tcBorders>
          </w:tcPr>
          <w:p w14:paraId="60487597" w14:textId="77777777" w:rsidR="006F2754" w:rsidRDefault="006F2754" w:rsidP="006F2754">
            <w:pPr>
              <w:snapToGrid w:val="0"/>
              <w:jc w:val="center"/>
              <w:rPr>
                <w:lang w:val="en-GB"/>
              </w:rPr>
            </w:pPr>
            <w:r>
              <w:rPr>
                <w:lang w:val="en-GB"/>
              </w:rPr>
              <w:t>76</w:t>
            </w:r>
          </w:p>
        </w:tc>
        <w:tc>
          <w:tcPr>
            <w:tcW w:w="1058" w:type="dxa"/>
            <w:tcBorders>
              <w:top w:val="single" w:sz="4" w:space="0" w:color="000000"/>
              <w:left w:val="single" w:sz="4" w:space="0" w:color="000000"/>
              <w:bottom w:val="single" w:sz="4" w:space="0" w:color="000000"/>
            </w:tcBorders>
          </w:tcPr>
          <w:p w14:paraId="56D3FE9E" w14:textId="77777777" w:rsidR="006F2754" w:rsidRPr="006F2754" w:rsidRDefault="006F2754" w:rsidP="006F2754">
            <w:pPr>
              <w:snapToGrid w:val="0"/>
              <w:jc w:val="center"/>
              <w:rPr>
                <w:lang w:val="en-GB"/>
              </w:rPr>
            </w:pPr>
            <w:proofErr w:type="spellStart"/>
            <w:r>
              <w:rPr>
                <w:lang w:val="en-GB"/>
              </w:rPr>
              <w:t>Ar</w:t>
            </w:r>
            <w:proofErr w:type="spellEnd"/>
          </w:p>
        </w:tc>
        <w:tc>
          <w:tcPr>
            <w:tcW w:w="567" w:type="dxa"/>
            <w:tcBorders>
              <w:top w:val="single" w:sz="4" w:space="0" w:color="000000"/>
              <w:left w:val="single" w:sz="4" w:space="0" w:color="000000"/>
              <w:bottom w:val="single" w:sz="4" w:space="0" w:color="000000"/>
            </w:tcBorders>
          </w:tcPr>
          <w:p w14:paraId="1DDBC84B"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9FB7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4A6DF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F6A38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02E24C"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EB04265" w14:textId="77777777" w:rsidR="006F2754" w:rsidRDefault="006F2754" w:rsidP="006F2754">
            <w:pPr>
              <w:snapToGrid w:val="0"/>
              <w:rPr>
                <w:lang w:val="en-GB"/>
              </w:rPr>
            </w:pPr>
            <w:r>
              <w:rPr>
                <w:lang w:val="en-GB"/>
              </w:rPr>
              <w:t>40,36,38</w:t>
            </w:r>
          </w:p>
        </w:tc>
      </w:tr>
      <w:tr w:rsidR="006F2754" w14:paraId="168576A7" w14:textId="77777777" w:rsidTr="006F2754">
        <w:tc>
          <w:tcPr>
            <w:tcW w:w="1878" w:type="dxa"/>
            <w:gridSpan w:val="2"/>
            <w:tcBorders>
              <w:top w:val="single" w:sz="4" w:space="0" w:color="000000"/>
              <w:left w:val="single" w:sz="4" w:space="0" w:color="000000"/>
              <w:bottom w:val="single" w:sz="4" w:space="0" w:color="000000"/>
            </w:tcBorders>
          </w:tcPr>
          <w:p w14:paraId="315BE1E4" w14:textId="77777777" w:rsidR="006F2754" w:rsidRDefault="006F2754" w:rsidP="006F2754">
            <w:pPr>
              <w:snapToGrid w:val="0"/>
              <w:jc w:val="center"/>
              <w:rPr>
                <w:lang w:val="en-GB"/>
              </w:rPr>
            </w:pPr>
            <w:r>
              <w:rPr>
                <w:lang w:val="en-GB"/>
              </w:rPr>
              <w:t>77</w:t>
            </w:r>
          </w:p>
        </w:tc>
        <w:tc>
          <w:tcPr>
            <w:tcW w:w="1058" w:type="dxa"/>
            <w:tcBorders>
              <w:top w:val="single" w:sz="4" w:space="0" w:color="000000"/>
              <w:left w:val="single" w:sz="4" w:space="0" w:color="000000"/>
              <w:bottom w:val="single" w:sz="4" w:space="0" w:color="000000"/>
            </w:tcBorders>
          </w:tcPr>
          <w:p w14:paraId="2CF5BFDF" w14:textId="77777777" w:rsidR="006F2754" w:rsidRDefault="006F2754" w:rsidP="006F2754">
            <w:pPr>
              <w:snapToGrid w:val="0"/>
              <w:jc w:val="center"/>
              <w:rPr>
                <w:lang w:val="en-GB"/>
              </w:rPr>
            </w:pPr>
            <w:r>
              <w:rPr>
                <w:lang w:val="en-GB"/>
              </w:rPr>
              <w:t>COCl2</w:t>
            </w:r>
          </w:p>
        </w:tc>
        <w:tc>
          <w:tcPr>
            <w:tcW w:w="567" w:type="dxa"/>
            <w:tcBorders>
              <w:top w:val="single" w:sz="4" w:space="0" w:color="000000"/>
              <w:left w:val="single" w:sz="4" w:space="0" w:color="000000"/>
              <w:bottom w:val="single" w:sz="4" w:space="0" w:color="000000"/>
            </w:tcBorders>
          </w:tcPr>
          <w:p w14:paraId="6ACE91E5"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1BFEDC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B1117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B1E752" w14:textId="77777777" w:rsidR="006F2754" w:rsidRDefault="006F2754" w:rsidP="006F2754">
            <w:pPr>
              <w:snapToGrid w:val="0"/>
              <w:jc w:val="center"/>
              <w:rPr>
                <w:lang w:val="en-GB"/>
              </w:rPr>
            </w:pPr>
            <w:r>
              <w:rPr>
                <w:lang w:val="en-GB"/>
              </w:rPr>
              <w:t>49</w:t>
            </w:r>
          </w:p>
        </w:tc>
        <w:tc>
          <w:tcPr>
            <w:tcW w:w="841" w:type="dxa"/>
            <w:tcBorders>
              <w:top w:val="single" w:sz="4" w:space="0" w:color="000000"/>
              <w:left w:val="single" w:sz="4" w:space="0" w:color="000000"/>
              <w:bottom w:val="single" w:sz="4" w:space="0" w:color="000000"/>
            </w:tcBorders>
          </w:tcPr>
          <w:p w14:paraId="2903F87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85F2E71" w14:textId="77777777" w:rsidR="006F2754" w:rsidRDefault="006F2754" w:rsidP="006F2754">
            <w:pPr>
              <w:snapToGrid w:val="0"/>
              <w:rPr>
                <w:lang w:val="en-GB"/>
              </w:rPr>
            </w:pPr>
            <w:r>
              <w:rPr>
                <w:lang w:val="en-GB"/>
              </w:rPr>
              <w:t>2655,2657</w:t>
            </w:r>
          </w:p>
        </w:tc>
      </w:tr>
      <w:tr w:rsidR="006F2754" w14:paraId="719FA513" w14:textId="77777777" w:rsidTr="006F2754">
        <w:tc>
          <w:tcPr>
            <w:tcW w:w="1878" w:type="dxa"/>
            <w:gridSpan w:val="2"/>
            <w:tcBorders>
              <w:top w:val="single" w:sz="4" w:space="0" w:color="000000"/>
              <w:left w:val="single" w:sz="4" w:space="0" w:color="000000"/>
              <w:bottom w:val="single" w:sz="4" w:space="0" w:color="000000"/>
            </w:tcBorders>
          </w:tcPr>
          <w:p w14:paraId="192590BA" w14:textId="77777777" w:rsidR="006F2754" w:rsidRDefault="006F2754" w:rsidP="006F2754">
            <w:pPr>
              <w:snapToGrid w:val="0"/>
              <w:jc w:val="center"/>
              <w:rPr>
                <w:lang w:val="en-GB"/>
              </w:rPr>
            </w:pPr>
            <w:r>
              <w:rPr>
                <w:lang w:val="en-GB"/>
              </w:rPr>
              <w:t>78</w:t>
            </w:r>
          </w:p>
        </w:tc>
        <w:tc>
          <w:tcPr>
            <w:tcW w:w="1058" w:type="dxa"/>
            <w:tcBorders>
              <w:top w:val="single" w:sz="4" w:space="0" w:color="000000"/>
              <w:left w:val="single" w:sz="4" w:space="0" w:color="000000"/>
              <w:bottom w:val="single" w:sz="4" w:space="0" w:color="000000"/>
            </w:tcBorders>
          </w:tcPr>
          <w:p w14:paraId="512E01EA" w14:textId="77777777" w:rsidR="006F2754" w:rsidRPr="006F2754" w:rsidRDefault="006F2754" w:rsidP="006F2754">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6D0C5FB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EC2184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91E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F81FB6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8960E7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B58441" w14:textId="77777777" w:rsidR="006F2754" w:rsidRDefault="006F2754" w:rsidP="006F2754">
            <w:pPr>
              <w:snapToGrid w:val="0"/>
              <w:rPr>
                <w:lang w:val="en-GB"/>
              </w:rPr>
            </w:pPr>
            <w:r>
              <w:rPr>
                <w:lang w:val="en-GB"/>
              </w:rPr>
              <w:t>3616</w:t>
            </w:r>
          </w:p>
        </w:tc>
      </w:tr>
      <w:tr w:rsidR="006F2754" w14:paraId="17DE09A1" w14:textId="77777777" w:rsidTr="006F2754">
        <w:tc>
          <w:tcPr>
            <w:tcW w:w="1878" w:type="dxa"/>
            <w:gridSpan w:val="2"/>
            <w:tcBorders>
              <w:top w:val="single" w:sz="4" w:space="0" w:color="000000"/>
              <w:left w:val="single" w:sz="4" w:space="0" w:color="000000"/>
              <w:bottom w:val="single" w:sz="4" w:space="0" w:color="000000"/>
            </w:tcBorders>
          </w:tcPr>
          <w:p w14:paraId="148CC6A9" w14:textId="77777777" w:rsidR="006F2754" w:rsidRDefault="006F2754" w:rsidP="006F2754">
            <w:pPr>
              <w:snapToGrid w:val="0"/>
              <w:jc w:val="center"/>
              <w:rPr>
                <w:lang w:val="en-GB"/>
              </w:rPr>
            </w:pPr>
            <w:r>
              <w:rPr>
                <w:lang w:val="en-GB"/>
              </w:rPr>
              <w:t>79</w:t>
            </w:r>
          </w:p>
        </w:tc>
        <w:tc>
          <w:tcPr>
            <w:tcW w:w="1058" w:type="dxa"/>
            <w:tcBorders>
              <w:top w:val="single" w:sz="4" w:space="0" w:color="000000"/>
              <w:left w:val="single" w:sz="4" w:space="0" w:color="000000"/>
              <w:bottom w:val="single" w:sz="4" w:space="0" w:color="000000"/>
            </w:tcBorders>
          </w:tcPr>
          <w:p w14:paraId="77AE0580" w14:textId="77777777" w:rsidR="006F2754" w:rsidRPr="006F2754" w:rsidRDefault="006F2754" w:rsidP="006F2754">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567" w:type="dxa"/>
            <w:tcBorders>
              <w:top w:val="single" w:sz="4" w:space="0" w:color="000000"/>
              <w:left w:val="single" w:sz="4" w:space="0" w:color="000000"/>
              <w:bottom w:val="single" w:sz="4" w:space="0" w:color="000000"/>
            </w:tcBorders>
          </w:tcPr>
          <w:p w14:paraId="6A1603F9"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A346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DBC8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B9B5A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07B70AF"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A9EC450" w14:textId="77777777" w:rsidR="006F2754" w:rsidRDefault="006F2754" w:rsidP="006F2754">
            <w:pPr>
              <w:snapToGrid w:val="0"/>
              <w:rPr>
                <w:lang w:val="en-GB"/>
              </w:rPr>
            </w:pPr>
            <w:r>
              <w:rPr>
                <w:lang w:val="en-GB"/>
              </w:rPr>
              <w:t>13616</w:t>
            </w:r>
          </w:p>
        </w:tc>
      </w:tr>
      <w:tr w:rsidR="006F2754" w14:paraId="61E38B96" w14:textId="77777777" w:rsidTr="006F2754">
        <w:tc>
          <w:tcPr>
            <w:tcW w:w="1878" w:type="dxa"/>
            <w:gridSpan w:val="2"/>
            <w:tcBorders>
              <w:top w:val="single" w:sz="4" w:space="0" w:color="000000"/>
              <w:left w:val="single" w:sz="4" w:space="0" w:color="000000"/>
              <w:bottom w:val="single" w:sz="4" w:space="0" w:color="000000"/>
            </w:tcBorders>
          </w:tcPr>
          <w:p w14:paraId="3C2433CA" w14:textId="77777777" w:rsidR="006F2754" w:rsidRDefault="006F2754" w:rsidP="006F2754">
            <w:pPr>
              <w:snapToGrid w:val="0"/>
              <w:jc w:val="center"/>
              <w:rPr>
                <w:lang w:val="en-GB"/>
              </w:rPr>
            </w:pPr>
            <w:r>
              <w:rPr>
                <w:lang w:val="en-GB"/>
              </w:rPr>
              <w:t>80</w:t>
            </w:r>
          </w:p>
        </w:tc>
        <w:tc>
          <w:tcPr>
            <w:tcW w:w="1058" w:type="dxa"/>
            <w:tcBorders>
              <w:top w:val="single" w:sz="4" w:space="0" w:color="000000"/>
              <w:left w:val="single" w:sz="4" w:space="0" w:color="000000"/>
              <w:bottom w:val="single" w:sz="4" w:space="0" w:color="000000"/>
            </w:tcBorders>
          </w:tcPr>
          <w:p w14:paraId="53E39F1A" w14:textId="29F32A96" w:rsidR="006F2754" w:rsidRPr="006F2754" w:rsidRDefault="00135C7B" w:rsidP="006F2754">
            <w:pPr>
              <w:snapToGrid w:val="0"/>
              <w:jc w:val="center"/>
              <w:rPr>
                <w:lang w:val="en-GB"/>
              </w:rPr>
            </w:pPr>
            <w:r>
              <w:rPr>
                <w:lang w:val="en-GB"/>
              </w:rPr>
              <w:t>e</w:t>
            </w:r>
            <w:r>
              <w:rPr>
                <w:vertAlign w:val="superscript"/>
                <w:lang w:val="en-GB"/>
              </w:rPr>
              <w:t>–</w:t>
            </w:r>
          </w:p>
        </w:tc>
        <w:tc>
          <w:tcPr>
            <w:tcW w:w="567" w:type="dxa"/>
            <w:tcBorders>
              <w:top w:val="single" w:sz="4" w:space="0" w:color="000000"/>
              <w:left w:val="single" w:sz="4" w:space="0" w:color="000000"/>
              <w:bottom w:val="single" w:sz="4" w:space="0" w:color="000000"/>
            </w:tcBorders>
          </w:tcPr>
          <w:p w14:paraId="5E5B96A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AAFD90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53F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B000640"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AFCBF8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D4CAF07" w14:textId="77777777" w:rsidR="006F2754" w:rsidRDefault="006F2754" w:rsidP="006F2754">
            <w:pPr>
              <w:snapToGrid w:val="0"/>
              <w:rPr>
                <w:lang w:val="en-GB"/>
              </w:rPr>
            </w:pPr>
            <w:r>
              <w:rPr>
                <w:lang w:val="en-GB"/>
              </w:rPr>
              <w:t>111</w:t>
            </w:r>
          </w:p>
        </w:tc>
      </w:tr>
      <w:tr w:rsidR="006F2754" w14:paraId="269BE10E" w14:textId="77777777" w:rsidTr="006F2754">
        <w:tc>
          <w:tcPr>
            <w:tcW w:w="1878" w:type="dxa"/>
            <w:gridSpan w:val="2"/>
            <w:tcBorders>
              <w:top w:val="single" w:sz="4" w:space="0" w:color="000000"/>
              <w:left w:val="single" w:sz="4" w:space="0" w:color="000000"/>
              <w:bottom w:val="single" w:sz="4" w:space="0" w:color="000000"/>
            </w:tcBorders>
          </w:tcPr>
          <w:p w14:paraId="716EF6D8" w14:textId="77777777" w:rsidR="006F2754" w:rsidRDefault="006F2754" w:rsidP="006F2754">
            <w:pPr>
              <w:snapToGrid w:val="0"/>
              <w:jc w:val="center"/>
              <w:rPr>
                <w:lang w:val="en-GB"/>
              </w:rPr>
            </w:pPr>
            <w:r>
              <w:rPr>
                <w:lang w:val="en-GB"/>
              </w:rPr>
              <w:t>81</w:t>
            </w:r>
          </w:p>
        </w:tc>
        <w:tc>
          <w:tcPr>
            <w:tcW w:w="1058" w:type="dxa"/>
            <w:tcBorders>
              <w:top w:val="single" w:sz="4" w:space="0" w:color="000000"/>
              <w:left w:val="single" w:sz="4" w:space="0" w:color="000000"/>
              <w:bottom w:val="single" w:sz="4" w:space="0" w:color="000000"/>
            </w:tcBorders>
          </w:tcPr>
          <w:p w14:paraId="4900B840" w14:textId="16D1C129" w:rsidR="006F2754" w:rsidRDefault="00135C7B" w:rsidP="006F2754">
            <w:pPr>
              <w:snapToGrid w:val="0"/>
              <w:jc w:val="center"/>
              <w:rPr>
                <w:lang w:val="en-GB"/>
              </w:rPr>
            </w:pPr>
            <w:r>
              <w:rPr>
                <w:lang w:val="en-GB"/>
              </w:rPr>
              <w:t>H</w:t>
            </w:r>
            <w:r w:rsidRPr="00135C7B">
              <w:rPr>
                <w:vertAlign w:val="subscript"/>
                <w:lang w:val="en-GB"/>
              </w:rPr>
              <w:t>3</w:t>
            </w:r>
            <w:r w:rsidRPr="00135C7B">
              <w:rPr>
                <w:vertAlign w:val="superscript"/>
                <w:lang w:val="en-GB"/>
              </w:rPr>
              <w:t>+</w:t>
            </w:r>
          </w:p>
        </w:tc>
        <w:tc>
          <w:tcPr>
            <w:tcW w:w="567" w:type="dxa"/>
            <w:tcBorders>
              <w:top w:val="single" w:sz="4" w:space="0" w:color="000000"/>
              <w:left w:val="single" w:sz="4" w:space="0" w:color="000000"/>
              <w:bottom w:val="single" w:sz="4" w:space="0" w:color="000000"/>
            </w:tcBorders>
          </w:tcPr>
          <w:p w14:paraId="3BA94BC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8CD44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C4CF0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45E85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EF84C3"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C4EBEF" w14:textId="77777777" w:rsidR="006F2754" w:rsidRDefault="006F2754" w:rsidP="006F2754">
            <w:pPr>
              <w:snapToGrid w:val="0"/>
              <w:rPr>
                <w:lang w:val="en-GB"/>
              </w:rPr>
            </w:pPr>
            <w:r>
              <w:rPr>
                <w:lang w:val="en-GB"/>
              </w:rPr>
              <w:t>111</w:t>
            </w:r>
          </w:p>
        </w:tc>
      </w:tr>
      <w:tr w:rsidR="006F2754" w14:paraId="4D1FEA61" w14:textId="77777777" w:rsidTr="006F2754">
        <w:tc>
          <w:tcPr>
            <w:tcW w:w="1878" w:type="dxa"/>
            <w:gridSpan w:val="2"/>
            <w:tcBorders>
              <w:top w:val="single" w:sz="4" w:space="0" w:color="000000"/>
              <w:left w:val="single" w:sz="4" w:space="0" w:color="000000"/>
              <w:bottom w:val="single" w:sz="4" w:space="0" w:color="000000"/>
            </w:tcBorders>
          </w:tcPr>
          <w:p w14:paraId="45159686" w14:textId="062201CB" w:rsidR="006F2754" w:rsidRDefault="00135C7B" w:rsidP="006F2754">
            <w:pPr>
              <w:snapToGrid w:val="0"/>
              <w:jc w:val="center"/>
              <w:rPr>
                <w:lang w:val="en-GB"/>
              </w:rPr>
            </w:pPr>
            <w:r>
              <w:rPr>
                <w:lang w:val="en-GB"/>
              </w:rPr>
              <w:t>82</w:t>
            </w:r>
          </w:p>
        </w:tc>
        <w:tc>
          <w:tcPr>
            <w:tcW w:w="1058" w:type="dxa"/>
            <w:tcBorders>
              <w:top w:val="single" w:sz="4" w:space="0" w:color="000000"/>
              <w:left w:val="single" w:sz="4" w:space="0" w:color="000000"/>
              <w:bottom w:val="single" w:sz="4" w:space="0" w:color="000000"/>
            </w:tcBorders>
          </w:tcPr>
          <w:p w14:paraId="683C749C" w14:textId="5FA9FC00" w:rsidR="006F2754" w:rsidRDefault="00135C7B" w:rsidP="006F2754">
            <w:pPr>
              <w:snapToGrid w:val="0"/>
              <w:jc w:val="center"/>
              <w:rPr>
                <w:lang w:val="en-GB"/>
              </w:rPr>
            </w:pPr>
            <w:proofErr w:type="spellStart"/>
            <w:r>
              <w:rPr>
                <w:lang w:val="en-GB"/>
              </w:rPr>
              <w:t>FeH</w:t>
            </w:r>
            <w:proofErr w:type="spellEnd"/>
          </w:p>
        </w:tc>
        <w:tc>
          <w:tcPr>
            <w:tcW w:w="567" w:type="dxa"/>
            <w:tcBorders>
              <w:top w:val="single" w:sz="4" w:space="0" w:color="000000"/>
              <w:left w:val="single" w:sz="4" w:space="0" w:color="000000"/>
              <w:bottom w:val="single" w:sz="4" w:space="0" w:color="000000"/>
            </w:tcBorders>
          </w:tcPr>
          <w:p w14:paraId="72526E0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F539E7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F4182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05026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DCEBBEC" w14:textId="17357D38"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F0C121E" w14:textId="0F2B4B93" w:rsidR="006F2754" w:rsidRDefault="00135C7B" w:rsidP="006F2754">
            <w:pPr>
              <w:snapToGrid w:val="0"/>
              <w:rPr>
                <w:lang w:val="en-GB"/>
              </w:rPr>
            </w:pPr>
            <w:r>
              <w:rPr>
                <w:lang w:val="en-GB"/>
              </w:rPr>
              <w:t>61</w:t>
            </w:r>
          </w:p>
        </w:tc>
      </w:tr>
      <w:tr w:rsidR="006F2754" w14:paraId="6FC2BB73" w14:textId="77777777" w:rsidTr="006F2754">
        <w:tc>
          <w:tcPr>
            <w:tcW w:w="1878" w:type="dxa"/>
            <w:gridSpan w:val="2"/>
            <w:tcBorders>
              <w:top w:val="single" w:sz="4" w:space="0" w:color="000000"/>
              <w:left w:val="single" w:sz="4" w:space="0" w:color="000000"/>
              <w:bottom w:val="single" w:sz="4" w:space="0" w:color="000000"/>
            </w:tcBorders>
          </w:tcPr>
          <w:p w14:paraId="5C6F7124" w14:textId="0C6A35A1" w:rsidR="006F2754" w:rsidRDefault="00135C7B" w:rsidP="006F2754">
            <w:pPr>
              <w:snapToGrid w:val="0"/>
              <w:jc w:val="center"/>
              <w:rPr>
                <w:lang w:val="en-GB"/>
              </w:rPr>
            </w:pPr>
            <w:r>
              <w:rPr>
                <w:lang w:val="en-GB"/>
              </w:rPr>
              <w:t>83</w:t>
            </w:r>
          </w:p>
        </w:tc>
        <w:tc>
          <w:tcPr>
            <w:tcW w:w="1058" w:type="dxa"/>
            <w:tcBorders>
              <w:top w:val="single" w:sz="4" w:space="0" w:color="000000"/>
              <w:left w:val="single" w:sz="4" w:space="0" w:color="000000"/>
              <w:bottom w:val="single" w:sz="4" w:space="0" w:color="000000"/>
            </w:tcBorders>
          </w:tcPr>
          <w:p w14:paraId="3A544D1E" w14:textId="17FD584B" w:rsidR="006F2754" w:rsidRPr="006F2754" w:rsidRDefault="00135C7B" w:rsidP="006F2754">
            <w:pPr>
              <w:snapToGrid w:val="0"/>
              <w:jc w:val="center"/>
              <w:rPr>
                <w:lang w:val="en-GB"/>
              </w:rPr>
            </w:pPr>
            <w:proofErr w:type="spellStart"/>
            <w:r>
              <w:rPr>
                <w:lang w:val="en-GB"/>
              </w:rPr>
              <w:t>AlO</w:t>
            </w:r>
            <w:proofErr w:type="spellEnd"/>
          </w:p>
        </w:tc>
        <w:tc>
          <w:tcPr>
            <w:tcW w:w="567" w:type="dxa"/>
            <w:tcBorders>
              <w:top w:val="single" w:sz="4" w:space="0" w:color="000000"/>
              <w:left w:val="single" w:sz="4" w:space="0" w:color="000000"/>
              <w:bottom w:val="single" w:sz="4" w:space="0" w:color="000000"/>
            </w:tcBorders>
          </w:tcPr>
          <w:p w14:paraId="4F1F45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DCC45A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98527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9F4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450012" w14:textId="6D30F65B"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2064AB" w14:textId="5222233A" w:rsidR="006F2754" w:rsidRDefault="00135C7B" w:rsidP="006F2754">
            <w:pPr>
              <w:snapToGrid w:val="0"/>
              <w:rPr>
                <w:lang w:val="en-GB"/>
              </w:rPr>
            </w:pPr>
            <w:r>
              <w:rPr>
                <w:lang w:val="en-GB"/>
              </w:rPr>
              <w:t>76</w:t>
            </w:r>
          </w:p>
        </w:tc>
      </w:tr>
      <w:tr w:rsidR="006F2754" w14:paraId="33A948FF" w14:textId="77777777" w:rsidTr="006F2754">
        <w:tc>
          <w:tcPr>
            <w:tcW w:w="1878" w:type="dxa"/>
            <w:gridSpan w:val="2"/>
            <w:tcBorders>
              <w:top w:val="single" w:sz="4" w:space="0" w:color="000000"/>
              <w:left w:val="single" w:sz="4" w:space="0" w:color="000000"/>
              <w:bottom w:val="single" w:sz="4" w:space="0" w:color="000000"/>
            </w:tcBorders>
          </w:tcPr>
          <w:p w14:paraId="1C9E27FC" w14:textId="24C79E1E" w:rsidR="006F2754" w:rsidRDefault="00135C7B" w:rsidP="006F2754">
            <w:pPr>
              <w:snapToGrid w:val="0"/>
              <w:jc w:val="center"/>
              <w:rPr>
                <w:lang w:val="en-GB"/>
              </w:rPr>
            </w:pPr>
            <w:r>
              <w:rPr>
                <w:lang w:val="en-GB"/>
              </w:rPr>
              <w:t>84</w:t>
            </w:r>
          </w:p>
        </w:tc>
        <w:tc>
          <w:tcPr>
            <w:tcW w:w="1058" w:type="dxa"/>
            <w:tcBorders>
              <w:top w:val="single" w:sz="4" w:space="0" w:color="000000"/>
              <w:left w:val="single" w:sz="4" w:space="0" w:color="000000"/>
              <w:bottom w:val="single" w:sz="4" w:space="0" w:color="000000"/>
            </w:tcBorders>
          </w:tcPr>
          <w:p w14:paraId="7A70B61A" w14:textId="678DC580" w:rsidR="006F2754" w:rsidRPr="006F2754" w:rsidRDefault="00135C7B" w:rsidP="006F2754">
            <w:pPr>
              <w:snapToGrid w:val="0"/>
              <w:jc w:val="center"/>
              <w:rPr>
                <w:lang w:val="en-GB"/>
              </w:rPr>
            </w:pPr>
            <w:proofErr w:type="spellStart"/>
            <w:r>
              <w:rPr>
                <w:lang w:val="en-GB"/>
              </w:rPr>
              <w:t>AlCl</w:t>
            </w:r>
            <w:proofErr w:type="spellEnd"/>
          </w:p>
        </w:tc>
        <w:tc>
          <w:tcPr>
            <w:tcW w:w="567" w:type="dxa"/>
            <w:tcBorders>
              <w:top w:val="single" w:sz="4" w:space="0" w:color="000000"/>
              <w:left w:val="single" w:sz="4" w:space="0" w:color="000000"/>
              <w:bottom w:val="single" w:sz="4" w:space="0" w:color="000000"/>
            </w:tcBorders>
          </w:tcPr>
          <w:p w14:paraId="5106EF31"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2130C6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D0CBC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8274A4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65907F7" w14:textId="44DEA3D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9372D7" w14:textId="293B15E1" w:rsidR="006F2754" w:rsidRDefault="00135C7B" w:rsidP="006F2754">
            <w:pPr>
              <w:snapToGrid w:val="0"/>
              <w:rPr>
                <w:lang w:val="en-GB"/>
              </w:rPr>
            </w:pPr>
            <w:r>
              <w:rPr>
                <w:lang w:val="en-GB"/>
              </w:rPr>
              <w:t>75</w:t>
            </w:r>
          </w:p>
        </w:tc>
      </w:tr>
      <w:tr w:rsidR="006F2754" w14:paraId="620A8505" w14:textId="77777777" w:rsidTr="006F2754">
        <w:tc>
          <w:tcPr>
            <w:tcW w:w="1878" w:type="dxa"/>
            <w:gridSpan w:val="2"/>
            <w:tcBorders>
              <w:top w:val="single" w:sz="4" w:space="0" w:color="000000"/>
              <w:left w:val="single" w:sz="4" w:space="0" w:color="000000"/>
              <w:bottom w:val="single" w:sz="4" w:space="0" w:color="000000"/>
            </w:tcBorders>
          </w:tcPr>
          <w:p w14:paraId="00621C88" w14:textId="2201B736" w:rsidR="006F2754" w:rsidRDefault="00135C7B" w:rsidP="006F2754">
            <w:pPr>
              <w:snapToGrid w:val="0"/>
              <w:jc w:val="center"/>
              <w:rPr>
                <w:lang w:val="en-GB"/>
              </w:rPr>
            </w:pPr>
            <w:r>
              <w:rPr>
                <w:lang w:val="en-GB"/>
              </w:rPr>
              <w:t>85</w:t>
            </w:r>
          </w:p>
        </w:tc>
        <w:tc>
          <w:tcPr>
            <w:tcW w:w="1058" w:type="dxa"/>
            <w:tcBorders>
              <w:top w:val="single" w:sz="4" w:space="0" w:color="000000"/>
              <w:left w:val="single" w:sz="4" w:space="0" w:color="000000"/>
              <w:bottom w:val="single" w:sz="4" w:space="0" w:color="000000"/>
            </w:tcBorders>
          </w:tcPr>
          <w:p w14:paraId="4EED4DBB" w14:textId="001A6574" w:rsidR="006F2754" w:rsidRPr="006F2754" w:rsidRDefault="00135C7B" w:rsidP="006F2754">
            <w:pPr>
              <w:snapToGrid w:val="0"/>
              <w:jc w:val="center"/>
              <w:rPr>
                <w:lang w:val="en-GB"/>
              </w:rPr>
            </w:pPr>
            <w:proofErr w:type="spellStart"/>
            <w:r>
              <w:rPr>
                <w:lang w:val="en-GB"/>
              </w:rPr>
              <w:t>AlF</w:t>
            </w:r>
            <w:proofErr w:type="spellEnd"/>
          </w:p>
        </w:tc>
        <w:tc>
          <w:tcPr>
            <w:tcW w:w="567" w:type="dxa"/>
            <w:tcBorders>
              <w:top w:val="single" w:sz="4" w:space="0" w:color="000000"/>
              <w:left w:val="single" w:sz="4" w:space="0" w:color="000000"/>
              <w:bottom w:val="single" w:sz="4" w:space="0" w:color="000000"/>
            </w:tcBorders>
          </w:tcPr>
          <w:p w14:paraId="00CBE99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9CD56EB"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8C42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0CDBE8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0140BA0" w14:textId="0FB2C75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EE23F" w14:textId="3A775634" w:rsidR="006F2754" w:rsidRDefault="00135C7B" w:rsidP="006F2754">
            <w:pPr>
              <w:snapToGrid w:val="0"/>
              <w:rPr>
                <w:lang w:val="en-GB"/>
              </w:rPr>
            </w:pPr>
            <w:r>
              <w:rPr>
                <w:lang w:val="en-GB"/>
              </w:rPr>
              <w:t>79</w:t>
            </w:r>
          </w:p>
        </w:tc>
      </w:tr>
      <w:tr w:rsidR="006F2754" w14:paraId="5AB102A4" w14:textId="77777777" w:rsidTr="006F2754">
        <w:tc>
          <w:tcPr>
            <w:tcW w:w="1878" w:type="dxa"/>
            <w:gridSpan w:val="2"/>
            <w:tcBorders>
              <w:top w:val="single" w:sz="4" w:space="0" w:color="000000"/>
              <w:left w:val="single" w:sz="4" w:space="0" w:color="000000"/>
              <w:bottom w:val="single" w:sz="4" w:space="0" w:color="000000"/>
            </w:tcBorders>
          </w:tcPr>
          <w:p w14:paraId="489DEDA7" w14:textId="09B7E6EF" w:rsidR="006F2754" w:rsidRDefault="00135C7B" w:rsidP="006F2754">
            <w:pPr>
              <w:snapToGrid w:val="0"/>
              <w:jc w:val="center"/>
              <w:rPr>
                <w:lang w:val="en-GB"/>
              </w:rPr>
            </w:pPr>
            <w:r>
              <w:rPr>
                <w:lang w:val="en-GB"/>
              </w:rPr>
              <w:t>86</w:t>
            </w:r>
          </w:p>
        </w:tc>
        <w:tc>
          <w:tcPr>
            <w:tcW w:w="1058" w:type="dxa"/>
            <w:tcBorders>
              <w:top w:val="single" w:sz="4" w:space="0" w:color="000000"/>
              <w:left w:val="single" w:sz="4" w:space="0" w:color="000000"/>
              <w:bottom w:val="single" w:sz="4" w:space="0" w:color="000000"/>
            </w:tcBorders>
          </w:tcPr>
          <w:p w14:paraId="6DB2FB87" w14:textId="151727B3" w:rsidR="006F2754" w:rsidRDefault="00135C7B" w:rsidP="006F2754">
            <w:pPr>
              <w:snapToGrid w:val="0"/>
              <w:jc w:val="center"/>
              <w:rPr>
                <w:lang w:val="en-GB"/>
              </w:rPr>
            </w:pPr>
            <w:proofErr w:type="spellStart"/>
            <w:r>
              <w:rPr>
                <w:lang w:val="en-GB"/>
              </w:rPr>
              <w:t>AlH</w:t>
            </w:r>
            <w:proofErr w:type="spellEnd"/>
          </w:p>
        </w:tc>
        <w:tc>
          <w:tcPr>
            <w:tcW w:w="567" w:type="dxa"/>
            <w:tcBorders>
              <w:top w:val="single" w:sz="4" w:space="0" w:color="000000"/>
              <w:left w:val="single" w:sz="4" w:space="0" w:color="000000"/>
              <w:bottom w:val="single" w:sz="4" w:space="0" w:color="000000"/>
            </w:tcBorders>
          </w:tcPr>
          <w:p w14:paraId="06685E6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CFA991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4CF00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45270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9B9C909" w14:textId="345AB44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76221A2" w14:textId="4A82761D" w:rsidR="006F2754" w:rsidRDefault="00135C7B" w:rsidP="006F2754">
            <w:pPr>
              <w:snapToGrid w:val="0"/>
              <w:rPr>
                <w:lang w:val="en-GB"/>
              </w:rPr>
            </w:pPr>
            <w:r>
              <w:rPr>
                <w:lang w:val="en-GB"/>
              </w:rPr>
              <w:t>71</w:t>
            </w:r>
          </w:p>
        </w:tc>
      </w:tr>
      <w:tr w:rsidR="006F2754" w14:paraId="03A2947B" w14:textId="77777777" w:rsidTr="006F2754">
        <w:tc>
          <w:tcPr>
            <w:tcW w:w="1878" w:type="dxa"/>
            <w:gridSpan w:val="2"/>
            <w:tcBorders>
              <w:top w:val="single" w:sz="4" w:space="0" w:color="000000"/>
              <w:left w:val="single" w:sz="4" w:space="0" w:color="000000"/>
              <w:bottom w:val="single" w:sz="4" w:space="0" w:color="000000"/>
            </w:tcBorders>
          </w:tcPr>
          <w:p w14:paraId="53BF2FA9" w14:textId="6E5DD632" w:rsidR="006F2754" w:rsidRDefault="00135C7B" w:rsidP="006F2754">
            <w:pPr>
              <w:snapToGrid w:val="0"/>
              <w:jc w:val="center"/>
              <w:rPr>
                <w:lang w:val="en-GB"/>
              </w:rPr>
            </w:pPr>
            <w:r>
              <w:rPr>
                <w:lang w:val="en-GB"/>
              </w:rPr>
              <w:t>87</w:t>
            </w:r>
          </w:p>
        </w:tc>
        <w:tc>
          <w:tcPr>
            <w:tcW w:w="1058" w:type="dxa"/>
            <w:tcBorders>
              <w:top w:val="single" w:sz="4" w:space="0" w:color="000000"/>
              <w:left w:val="single" w:sz="4" w:space="0" w:color="000000"/>
              <w:bottom w:val="single" w:sz="4" w:space="0" w:color="000000"/>
            </w:tcBorders>
          </w:tcPr>
          <w:p w14:paraId="68943751" w14:textId="4D22B0F8" w:rsidR="006F2754" w:rsidRPr="006F2754" w:rsidRDefault="00135C7B" w:rsidP="006F2754">
            <w:pPr>
              <w:snapToGrid w:val="0"/>
              <w:jc w:val="center"/>
              <w:rPr>
                <w:lang w:val="en-GB"/>
              </w:rPr>
            </w:pPr>
            <w:proofErr w:type="spellStart"/>
            <w:r>
              <w:rPr>
                <w:lang w:val="en-GB"/>
              </w:rPr>
              <w:t>BeH</w:t>
            </w:r>
            <w:proofErr w:type="spellEnd"/>
          </w:p>
        </w:tc>
        <w:tc>
          <w:tcPr>
            <w:tcW w:w="567" w:type="dxa"/>
            <w:tcBorders>
              <w:top w:val="single" w:sz="4" w:space="0" w:color="000000"/>
              <w:left w:val="single" w:sz="4" w:space="0" w:color="000000"/>
              <w:bottom w:val="single" w:sz="4" w:space="0" w:color="000000"/>
            </w:tcBorders>
          </w:tcPr>
          <w:p w14:paraId="191AFEDC"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B00EFF"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C3C14A4"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7F0C6C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B0662AF" w14:textId="46EBF38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04BBB9" w14:textId="3B1F7513" w:rsidR="006F2754" w:rsidRDefault="00135C7B" w:rsidP="006F2754">
            <w:pPr>
              <w:snapToGrid w:val="0"/>
              <w:rPr>
                <w:lang w:val="en-GB"/>
              </w:rPr>
            </w:pPr>
            <w:r>
              <w:rPr>
                <w:lang w:val="en-GB"/>
              </w:rPr>
              <w:t>91</w:t>
            </w:r>
          </w:p>
        </w:tc>
      </w:tr>
      <w:tr w:rsidR="006F2754" w14:paraId="326F313B" w14:textId="77777777" w:rsidTr="006F2754">
        <w:tc>
          <w:tcPr>
            <w:tcW w:w="1878" w:type="dxa"/>
            <w:gridSpan w:val="2"/>
            <w:tcBorders>
              <w:top w:val="single" w:sz="4" w:space="0" w:color="000000"/>
              <w:left w:val="single" w:sz="4" w:space="0" w:color="000000"/>
              <w:bottom w:val="single" w:sz="4" w:space="0" w:color="000000"/>
            </w:tcBorders>
          </w:tcPr>
          <w:p w14:paraId="0F26F838" w14:textId="109BF119" w:rsidR="006F2754" w:rsidRDefault="00135C7B" w:rsidP="006F2754">
            <w:pPr>
              <w:snapToGrid w:val="0"/>
              <w:jc w:val="center"/>
              <w:rPr>
                <w:lang w:val="en-GB"/>
              </w:rPr>
            </w:pPr>
            <w:r>
              <w:rPr>
                <w:lang w:val="en-GB"/>
              </w:rPr>
              <w:t>88</w:t>
            </w:r>
          </w:p>
        </w:tc>
        <w:tc>
          <w:tcPr>
            <w:tcW w:w="1058" w:type="dxa"/>
            <w:tcBorders>
              <w:top w:val="single" w:sz="4" w:space="0" w:color="000000"/>
              <w:left w:val="single" w:sz="4" w:space="0" w:color="000000"/>
              <w:bottom w:val="single" w:sz="4" w:space="0" w:color="000000"/>
            </w:tcBorders>
          </w:tcPr>
          <w:p w14:paraId="650D4566" w14:textId="325768FA" w:rsidR="006F2754" w:rsidRPr="006F2754" w:rsidRDefault="00135C7B" w:rsidP="006F2754">
            <w:pPr>
              <w:snapToGrid w:val="0"/>
              <w:jc w:val="center"/>
              <w:rPr>
                <w:lang w:val="en-GB"/>
              </w:rPr>
            </w:pPr>
            <w:r>
              <w:rPr>
                <w:lang w:val="en-GB"/>
              </w:rPr>
              <w:t>C</w:t>
            </w:r>
            <w:r w:rsidRPr="00135C7B">
              <w:rPr>
                <w:vertAlign w:val="subscript"/>
                <w:lang w:val="en-GB"/>
              </w:rPr>
              <w:t>2</w:t>
            </w:r>
          </w:p>
        </w:tc>
        <w:tc>
          <w:tcPr>
            <w:tcW w:w="567" w:type="dxa"/>
            <w:tcBorders>
              <w:top w:val="single" w:sz="4" w:space="0" w:color="000000"/>
              <w:left w:val="single" w:sz="4" w:space="0" w:color="000000"/>
              <w:bottom w:val="single" w:sz="4" w:space="0" w:color="000000"/>
            </w:tcBorders>
          </w:tcPr>
          <w:p w14:paraId="492C37B7"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062434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BB751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68821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76B779" w14:textId="5E62FEB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698062" w14:textId="42C39065" w:rsidR="006F2754" w:rsidRDefault="00135C7B" w:rsidP="006F2754">
            <w:pPr>
              <w:snapToGrid w:val="0"/>
              <w:rPr>
                <w:lang w:val="en-GB"/>
              </w:rPr>
            </w:pPr>
            <w:r>
              <w:rPr>
                <w:lang w:val="en-GB"/>
              </w:rPr>
              <w:t>22</w:t>
            </w:r>
          </w:p>
        </w:tc>
      </w:tr>
      <w:tr w:rsidR="006F2754" w14:paraId="4FB6D808" w14:textId="77777777" w:rsidTr="006F2754">
        <w:tc>
          <w:tcPr>
            <w:tcW w:w="1878" w:type="dxa"/>
            <w:gridSpan w:val="2"/>
            <w:tcBorders>
              <w:top w:val="single" w:sz="4" w:space="0" w:color="000000"/>
              <w:left w:val="single" w:sz="4" w:space="0" w:color="000000"/>
              <w:bottom w:val="single" w:sz="4" w:space="0" w:color="000000"/>
            </w:tcBorders>
          </w:tcPr>
          <w:p w14:paraId="6EC0610C" w14:textId="5DA6A8A0" w:rsidR="006F2754" w:rsidRDefault="00135C7B" w:rsidP="006F2754">
            <w:pPr>
              <w:snapToGrid w:val="0"/>
              <w:jc w:val="center"/>
              <w:rPr>
                <w:lang w:val="en-GB"/>
              </w:rPr>
            </w:pPr>
            <w:r>
              <w:rPr>
                <w:lang w:val="en-GB"/>
              </w:rPr>
              <w:t>89</w:t>
            </w:r>
          </w:p>
        </w:tc>
        <w:tc>
          <w:tcPr>
            <w:tcW w:w="1058" w:type="dxa"/>
            <w:tcBorders>
              <w:top w:val="single" w:sz="4" w:space="0" w:color="000000"/>
              <w:left w:val="single" w:sz="4" w:space="0" w:color="000000"/>
              <w:bottom w:val="single" w:sz="4" w:space="0" w:color="000000"/>
            </w:tcBorders>
          </w:tcPr>
          <w:p w14:paraId="65580789" w14:textId="56DD77D5" w:rsidR="006F2754" w:rsidRPr="006F2754" w:rsidRDefault="00135C7B" w:rsidP="006F2754">
            <w:pPr>
              <w:snapToGrid w:val="0"/>
              <w:jc w:val="center"/>
              <w:rPr>
                <w:lang w:val="en-GB"/>
              </w:rPr>
            </w:pPr>
            <w:proofErr w:type="spellStart"/>
            <w:r>
              <w:rPr>
                <w:lang w:val="en-GB"/>
              </w:rPr>
              <w:t>CaF</w:t>
            </w:r>
            <w:proofErr w:type="spellEnd"/>
          </w:p>
        </w:tc>
        <w:tc>
          <w:tcPr>
            <w:tcW w:w="567" w:type="dxa"/>
            <w:tcBorders>
              <w:top w:val="single" w:sz="4" w:space="0" w:color="000000"/>
              <w:left w:val="single" w:sz="4" w:space="0" w:color="000000"/>
              <w:bottom w:val="single" w:sz="4" w:space="0" w:color="000000"/>
            </w:tcBorders>
          </w:tcPr>
          <w:p w14:paraId="7D260E7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80633E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101761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01C160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8654A0" w14:textId="094B0B50"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69538B" w14:textId="53165AB4" w:rsidR="006F2754" w:rsidRDefault="00135C7B" w:rsidP="006F2754">
            <w:pPr>
              <w:snapToGrid w:val="0"/>
              <w:rPr>
                <w:lang w:val="en-GB"/>
              </w:rPr>
            </w:pPr>
            <w:r>
              <w:rPr>
                <w:lang w:val="en-GB"/>
              </w:rPr>
              <w:t>409</w:t>
            </w:r>
          </w:p>
        </w:tc>
      </w:tr>
      <w:tr w:rsidR="006F2754" w14:paraId="7370BAAC" w14:textId="77777777" w:rsidTr="006F2754">
        <w:tc>
          <w:tcPr>
            <w:tcW w:w="1878" w:type="dxa"/>
            <w:gridSpan w:val="2"/>
            <w:tcBorders>
              <w:top w:val="single" w:sz="4" w:space="0" w:color="000000"/>
              <w:left w:val="single" w:sz="4" w:space="0" w:color="000000"/>
              <w:bottom w:val="single" w:sz="4" w:space="0" w:color="000000"/>
            </w:tcBorders>
          </w:tcPr>
          <w:p w14:paraId="348A9142" w14:textId="5B0DEA26" w:rsidR="006F2754" w:rsidRDefault="00135C7B" w:rsidP="006F2754">
            <w:pPr>
              <w:snapToGrid w:val="0"/>
              <w:jc w:val="center"/>
              <w:rPr>
                <w:lang w:val="en-GB"/>
              </w:rPr>
            </w:pPr>
            <w:r>
              <w:rPr>
                <w:lang w:val="en-GB"/>
              </w:rPr>
              <w:t>90</w:t>
            </w:r>
          </w:p>
        </w:tc>
        <w:tc>
          <w:tcPr>
            <w:tcW w:w="1058" w:type="dxa"/>
            <w:tcBorders>
              <w:top w:val="single" w:sz="4" w:space="0" w:color="000000"/>
              <w:left w:val="single" w:sz="4" w:space="0" w:color="000000"/>
              <w:bottom w:val="single" w:sz="4" w:space="0" w:color="000000"/>
            </w:tcBorders>
          </w:tcPr>
          <w:p w14:paraId="42F36F76" w14:textId="696AA492" w:rsidR="006F2754" w:rsidRPr="006F2754" w:rsidRDefault="00135C7B" w:rsidP="006F2754">
            <w:pPr>
              <w:snapToGrid w:val="0"/>
              <w:jc w:val="center"/>
              <w:rPr>
                <w:lang w:val="en-GB"/>
              </w:rPr>
            </w:pPr>
            <w:proofErr w:type="spellStart"/>
            <w:r>
              <w:rPr>
                <w:lang w:val="en-GB"/>
              </w:rPr>
              <w:t>CaH</w:t>
            </w:r>
            <w:proofErr w:type="spellEnd"/>
          </w:p>
        </w:tc>
        <w:tc>
          <w:tcPr>
            <w:tcW w:w="567" w:type="dxa"/>
            <w:tcBorders>
              <w:top w:val="single" w:sz="4" w:space="0" w:color="000000"/>
              <w:left w:val="single" w:sz="4" w:space="0" w:color="000000"/>
              <w:bottom w:val="single" w:sz="4" w:space="0" w:color="000000"/>
            </w:tcBorders>
          </w:tcPr>
          <w:p w14:paraId="1007DD9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8CC5D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320064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E9CC33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EF988C4" w14:textId="3B38729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0B01A" w14:textId="308AFEDE" w:rsidR="006F2754" w:rsidRDefault="00135C7B" w:rsidP="006F2754">
            <w:pPr>
              <w:snapToGrid w:val="0"/>
              <w:rPr>
                <w:lang w:val="en-GB"/>
              </w:rPr>
            </w:pPr>
            <w:r>
              <w:rPr>
                <w:lang w:val="en-GB"/>
              </w:rPr>
              <w:t>401</w:t>
            </w:r>
          </w:p>
        </w:tc>
      </w:tr>
      <w:tr w:rsidR="006F2754" w14:paraId="1B5BDCF3" w14:textId="77777777" w:rsidTr="006F2754">
        <w:tc>
          <w:tcPr>
            <w:tcW w:w="1878" w:type="dxa"/>
            <w:gridSpan w:val="2"/>
            <w:tcBorders>
              <w:top w:val="single" w:sz="4" w:space="0" w:color="000000"/>
              <w:left w:val="single" w:sz="4" w:space="0" w:color="000000"/>
              <w:bottom w:val="single" w:sz="4" w:space="0" w:color="000000"/>
            </w:tcBorders>
          </w:tcPr>
          <w:p w14:paraId="46B64189" w14:textId="0C3E1897" w:rsidR="006F2754" w:rsidRDefault="00135C7B" w:rsidP="006F2754">
            <w:pPr>
              <w:snapToGrid w:val="0"/>
              <w:jc w:val="center"/>
              <w:rPr>
                <w:lang w:val="en-GB"/>
              </w:rPr>
            </w:pPr>
            <w:r>
              <w:rPr>
                <w:lang w:val="en-GB"/>
              </w:rPr>
              <w:t>91</w:t>
            </w:r>
          </w:p>
        </w:tc>
        <w:tc>
          <w:tcPr>
            <w:tcW w:w="1058" w:type="dxa"/>
            <w:tcBorders>
              <w:top w:val="single" w:sz="4" w:space="0" w:color="000000"/>
              <w:left w:val="single" w:sz="4" w:space="0" w:color="000000"/>
              <w:bottom w:val="single" w:sz="4" w:space="0" w:color="000000"/>
            </w:tcBorders>
          </w:tcPr>
          <w:p w14:paraId="58FCF1B8" w14:textId="6BEAE03E" w:rsidR="006F2754" w:rsidRDefault="00135C7B" w:rsidP="006F2754">
            <w:pPr>
              <w:snapToGrid w:val="0"/>
              <w:jc w:val="center"/>
              <w:rPr>
                <w:lang w:val="en-GB"/>
              </w:rPr>
            </w:pPr>
            <w:r>
              <w:rPr>
                <w:lang w:val="en-GB"/>
              </w:rPr>
              <w:t>H</w:t>
            </w:r>
            <w:r>
              <w:rPr>
                <w:vertAlign w:val="superscript"/>
                <w:lang w:val="en-GB"/>
              </w:rPr>
              <w:t>–</w:t>
            </w:r>
          </w:p>
        </w:tc>
        <w:tc>
          <w:tcPr>
            <w:tcW w:w="567" w:type="dxa"/>
            <w:tcBorders>
              <w:top w:val="single" w:sz="4" w:space="0" w:color="000000"/>
              <w:left w:val="single" w:sz="4" w:space="0" w:color="000000"/>
              <w:bottom w:val="single" w:sz="4" w:space="0" w:color="000000"/>
            </w:tcBorders>
          </w:tcPr>
          <w:p w14:paraId="7AD20E96"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7867C29"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D5631D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C31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E27B168" w14:textId="670529A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CDDB1D" w14:textId="2F0CA3B1" w:rsidR="006F2754" w:rsidRDefault="00135C7B" w:rsidP="006F2754">
            <w:pPr>
              <w:snapToGrid w:val="0"/>
              <w:rPr>
                <w:lang w:val="en-GB"/>
              </w:rPr>
            </w:pPr>
            <w:r>
              <w:rPr>
                <w:lang w:val="en-GB"/>
              </w:rPr>
              <w:t>111</w:t>
            </w:r>
          </w:p>
        </w:tc>
      </w:tr>
      <w:tr w:rsidR="006F2754" w14:paraId="36191965" w14:textId="77777777" w:rsidTr="006F2754">
        <w:tc>
          <w:tcPr>
            <w:tcW w:w="1878" w:type="dxa"/>
            <w:gridSpan w:val="2"/>
            <w:tcBorders>
              <w:top w:val="single" w:sz="4" w:space="0" w:color="000000"/>
              <w:left w:val="single" w:sz="4" w:space="0" w:color="000000"/>
              <w:bottom w:val="single" w:sz="4" w:space="0" w:color="000000"/>
            </w:tcBorders>
          </w:tcPr>
          <w:p w14:paraId="2E3821F5" w14:textId="2AEF88F1" w:rsidR="006F2754" w:rsidRDefault="00135C7B" w:rsidP="006F2754">
            <w:pPr>
              <w:snapToGrid w:val="0"/>
              <w:jc w:val="center"/>
              <w:rPr>
                <w:lang w:val="en-GB"/>
              </w:rPr>
            </w:pPr>
            <w:r>
              <w:rPr>
                <w:lang w:val="en-GB"/>
              </w:rPr>
              <w:t>92</w:t>
            </w:r>
          </w:p>
        </w:tc>
        <w:tc>
          <w:tcPr>
            <w:tcW w:w="1058" w:type="dxa"/>
            <w:tcBorders>
              <w:top w:val="single" w:sz="4" w:space="0" w:color="000000"/>
              <w:left w:val="single" w:sz="4" w:space="0" w:color="000000"/>
              <w:bottom w:val="single" w:sz="4" w:space="0" w:color="000000"/>
            </w:tcBorders>
          </w:tcPr>
          <w:p w14:paraId="3A7B7903" w14:textId="2F9D9ABA" w:rsidR="006F2754" w:rsidRDefault="00135C7B" w:rsidP="006F2754">
            <w:pPr>
              <w:snapToGrid w:val="0"/>
              <w:jc w:val="center"/>
              <w:rPr>
                <w:lang w:val="en-GB"/>
              </w:rPr>
            </w:pPr>
            <w:proofErr w:type="spellStart"/>
            <w:r>
              <w:rPr>
                <w:lang w:val="en-GB"/>
              </w:rPr>
              <w:t>CaO</w:t>
            </w:r>
            <w:proofErr w:type="spellEnd"/>
          </w:p>
        </w:tc>
        <w:tc>
          <w:tcPr>
            <w:tcW w:w="567" w:type="dxa"/>
            <w:tcBorders>
              <w:top w:val="single" w:sz="4" w:space="0" w:color="000000"/>
              <w:left w:val="single" w:sz="4" w:space="0" w:color="000000"/>
              <w:bottom w:val="single" w:sz="4" w:space="0" w:color="000000"/>
            </w:tcBorders>
          </w:tcPr>
          <w:p w14:paraId="2DDE4D18"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44065D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590A87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9B23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AC3E0E" w14:textId="4C459C6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DD59745" w14:textId="615FF419" w:rsidR="006F2754" w:rsidRDefault="00135C7B" w:rsidP="006F2754">
            <w:pPr>
              <w:snapToGrid w:val="0"/>
              <w:rPr>
                <w:lang w:val="en-GB"/>
              </w:rPr>
            </w:pPr>
            <w:r>
              <w:rPr>
                <w:lang w:val="en-GB"/>
              </w:rPr>
              <w:t>406</w:t>
            </w:r>
          </w:p>
        </w:tc>
      </w:tr>
      <w:tr w:rsidR="006F2754" w14:paraId="557510C9" w14:textId="77777777" w:rsidTr="006F2754">
        <w:tc>
          <w:tcPr>
            <w:tcW w:w="1878" w:type="dxa"/>
            <w:gridSpan w:val="2"/>
            <w:tcBorders>
              <w:top w:val="single" w:sz="4" w:space="0" w:color="000000"/>
              <w:left w:val="single" w:sz="4" w:space="0" w:color="000000"/>
              <w:bottom w:val="single" w:sz="4" w:space="0" w:color="000000"/>
            </w:tcBorders>
          </w:tcPr>
          <w:p w14:paraId="7BEFFDBF" w14:textId="4326923D" w:rsidR="006F2754" w:rsidRDefault="00135C7B" w:rsidP="006F2754">
            <w:pPr>
              <w:snapToGrid w:val="0"/>
              <w:jc w:val="center"/>
              <w:rPr>
                <w:lang w:val="en-GB"/>
              </w:rPr>
            </w:pPr>
            <w:r>
              <w:rPr>
                <w:lang w:val="en-GB"/>
              </w:rPr>
              <w:t>93</w:t>
            </w:r>
          </w:p>
        </w:tc>
        <w:tc>
          <w:tcPr>
            <w:tcW w:w="1058" w:type="dxa"/>
            <w:tcBorders>
              <w:top w:val="single" w:sz="4" w:space="0" w:color="000000"/>
              <w:left w:val="single" w:sz="4" w:space="0" w:color="000000"/>
              <w:bottom w:val="single" w:sz="4" w:space="0" w:color="000000"/>
            </w:tcBorders>
          </w:tcPr>
          <w:p w14:paraId="40E68238" w14:textId="3E367BED" w:rsidR="006F2754" w:rsidRDefault="00135C7B" w:rsidP="006F2754">
            <w:pPr>
              <w:snapToGrid w:val="0"/>
              <w:jc w:val="center"/>
              <w:rPr>
                <w:lang w:val="en-GB"/>
              </w:rPr>
            </w:pPr>
            <w:r>
              <w:rPr>
                <w:lang w:val="en-GB"/>
              </w:rPr>
              <w:t>CH</w:t>
            </w:r>
          </w:p>
        </w:tc>
        <w:tc>
          <w:tcPr>
            <w:tcW w:w="567" w:type="dxa"/>
            <w:tcBorders>
              <w:top w:val="single" w:sz="4" w:space="0" w:color="000000"/>
              <w:left w:val="single" w:sz="4" w:space="0" w:color="000000"/>
              <w:bottom w:val="single" w:sz="4" w:space="0" w:color="000000"/>
            </w:tcBorders>
          </w:tcPr>
          <w:p w14:paraId="661E85A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FADD7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0F111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0FB10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006C47C" w14:textId="4B3CF69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ACC7AD" w14:textId="7469A1E4" w:rsidR="006F2754" w:rsidRDefault="00135C7B" w:rsidP="006F2754">
            <w:pPr>
              <w:snapToGrid w:val="0"/>
              <w:rPr>
                <w:lang w:val="en-GB"/>
              </w:rPr>
            </w:pPr>
            <w:r>
              <w:rPr>
                <w:lang w:val="en-GB"/>
              </w:rPr>
              <w:t>21</w:t>
            </w:r>
          </w:p>
        </w:tc>
      </w:tr>
      <w:tr w:rsidR="006F2754" w14:paraId="730AE1E8" w14:textId="77777777" w:rsidTr="006F2754">
        <w:tc>
          <w:tcPr>
            <w:tcW w:w="1878" w:type="dxa"/>
            <w:gridSpan w:val="2"/>
            <w:tcBorders>
              <w:top w:val="single" w:sz="4" w:space="0" w:color="000000"/>
              <w:left w:val="single" w:sz="4" w:space="0" w:color="000000"/>
              <w:bottom w:val="single" w:sz="4" w:space="0" w:color="000000"/>
            </w:tcBorders>
          </w:tcPr>
          <w:p w14:paraId="0711E02A" w14:textId="547DB471" w:rsidR="006F2754" w:rsidRDefault="00135C7B" w:rsidP="006F2754">
            <w:pPr>
              <w:snapToGrid w:val="0"/>
              <w:jc w:val="center"/>
              <w:rPr>
                <w:lang w:val="en-GB"/>
              </w:rPr>
            </w:pPr>
            <w:r>
              <w:rPr>
                <w:lang w:val="en-GB"/>
              </w:rPr>
              <w:t>94</w:t>
            </w:r>
          </w:p>
        </w:tc>
        <w:tc>
          <w:tcPr>
            <w:tcW w:w="1058" w:type="dxa"/>
            <w:tcBorders>
              <w:top w:val="single" w:sz="4" w:space="0" w:color="000000"/>
              <w:left w:val="single" w:sz="4" w:space="0" w:color="000000"/>
              <w:bottom w:val="single" w:sz="4" w:space="0" w:color="000000"/>
            </w:tcBorders>
          </w:tcPr>
          <w:p w14:paraId="53D1695F" w14:textId="3CC096D6" w:rsidR="006F2754" w:rsidRDefault="00135C7B" w:rsidP="006F2754">
            <w:pPr>
              <w:snapToGrid w:val="0"/>
              <w:jc w:val="center"/>
              <w:rPr>
                <w:lang w:val="en-GB"/>
              </w:rPr>
            </w:pPr>
            <w:r>
              <w:rPr>
                <w:lang w:val="en-GB"/>
              </w:rPr>
              <w:t>CH</w:t>
            </w:r>
            <w:r w:rsidRPr="00135C7B">
              <w:rPr>
                <w:vertAlign w:val="subscript"/>
                <w:lang w:val="en-GB"/>
              </w:rPr>
              <w:t>3</w:t>
            </w:r>
          </w:p>
        </w:tc>
        <w:tc>
          <w:tcPr>
            <w:tcW w:w="567" w:type="dxa"/>
            <w:tcBorders>
              <w:top w:val="single" w:sz="4" w:space="0" w:color="000000"/>
              <w:left w:val="single" w:sz="4" w:space="0" w:color="000000"/>
              <w:bottom w:val="single" w:sz="4" w:space="0" w:color="000000"/>
            </w:tcBorders>
          </w:tcPr>
          <w:p w14:paraId="23C4519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D7B76F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48F7211"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E17C0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043D5C5" w14:textId="25BF0D7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6C9E8A" w14:textId="44A0728C" w:rsidR="006F2754" w:rsidRDefault="00135C7B" w:rsidP="006F2754">
            <w:pPr>
              <w:snapToGrid w:val="0"/>
              <w:rPr>
                <w:lang w:val="en-GB"/>
              </w:rPr>
            </w:pPr>
            <w:r>
              <w:rPr>
                <w:lang w:val="en-GB"/>
              </w:rPr>
              <w:t>211</w:t>
            </w:r>
          </w:p>
        </w:tc>
      </w:tr>
      <w:tr w:rsidR="006F2754" w14:paraId="00B3CCD4" w14:textId="77777777" w:rsidTr="006F2754">
        <w:tc>
          <w:tcPr>
            <w:tcW w:w="1878" w:type="dxa"/>
            <w:gridSpan w:val="2"/>
            <w:tcBorders>
              <w:top w:val="single" w:sz="4" w:space="0" w:color="000000"/>
              <w:left w:val="single" w:sz="4" w:space="0" w:color="000000"/>
              <w:bottom w:val="single" w:sz="4" w:space="0" w:color="000000"/>
            </w:tcBorders>
          </w:tcPr>
          <w:p w14:paraId="03897E57" w14:textId="529189A0" w:rsidR="006F2754" w:rsidRDefault="00135C7B" w:rsidP="006F2754">
            <w:pPr>
              <w:snapToGrid w:val="0"/>
              <w:jc w:val="center"/>
              <w:rPr>
                <w:lang w:val="en-GB"/>
              </w:rPr>
            </w:pPr>
            <w:r>
              <w:rPr>
                <w:lang w:val="en-GB"/>
              </w:rPr>
              <w:t>95</w:t>
            </w:r>
          </w:p>
        </w:tc>
        <w:tc>
          <w:tcPr>
            <w:tcW w:w="1058" w:type="dxa"/>
            <w:tcBorders>
              <w:top w:val="single" w:sz="4" w:space="0" w:color="000000"/>
              <w:left w:val="single" w:sz="4" w:space="0" w:color="000000"/>
              <w:bottom w:val="single" w:sz="4" w:space="0" w:color="000000"/>
            </w:tcBorders>
          </w:tcPr>
          <w:p w14:paraId="4CC0893A" w14:textId="63A36E4B" w:rsidR="006F2754" w:rsidRPr="00135C7B" w:rsidRDefault="00135C7B" w:rsidP="006F2754">
            <w:pPr>
              <w:snapToGrid w:val="0"/>
              <w:jc w:val="center"/>
              <w:rPr>
                <w:lang w:val="en-GB"/>
              </w:rPr>
            </w:pPr>
            <w:r>
              <w:rPr>
                <w:lang w:val="en-GB"/>
              </w:rPr>
              <w:t>CH</w:t>
            </w:r>
            <w:r w:rsidRPr="00135C7B">
              <w:rPr>
                <w:vertAlign w:val="subscript"/>
                <w:lang w:val="en-GB"/>
              </w:rPr>
              <w:t>3</w:t>
            </w:r>
            <w:r>
              <w:rPr>
                <w:lang w:val="en-GB"/>
              </w:rPr>
              <w:t>F</w:t>
            </w:r>
          </w:p>
        </w:tc>
        <w:tc>
          <w:tcPr>
            <w:tcW w:w="567" w:type="dxa"/>
            <w:tcBorders>
              <w:top w:val="single" w:sz="4" w:space="0" w:color="000000"/>
              <w:left w:val="single" w:sz="4" w:space="0" w:color="000000"/>
              <w:bottom w:val="single" w:sz="4" w:space="0" w:color="000000"/>
            </w:tcBorders>
          </w:tcPr>
          <w:p w14:paraId="115D43B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1FAE466"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118E3A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2E1C21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9E029C6" w14:textId="0FCB19E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7AF71F6" w14:textId="0AEA3C37" w:rsidR="006F2754" w:rsidRDefault="00135C7B" w:rsidP="006F2754">
            <w:pPr>
              <w:snapToGrid w:val="0"/>
              <w:rPr>
                <w:lang w:val="en-GB"/>
              </w:rPr>
            </w:pPr>
            <w:r>
              <w:rPr>
                <w:lang w:val="en-GB"/>
              </w:rPr>
              <w:t>219</w:t>
            </w:r>
          </w:p>
        </w:tc>
      </w:tr>
      <w:tr w:rsidR="006F2754" w14:paraId="6DF9CC45" w14:textId="77777777" w:rsidTr="006F2754">
        <w:tc>
          <w:tcPr>
            <w:tcW w:w="1878" w:type="dxa"/>
            <w:gridSpan w:val="2"/>
            <w:tcBorders>
              <w:top w:val="single" w:sz="4" w:space="0" w:color="000000"/>
              <w:left w:val="single" w:sz="4" w:space="0" w:color="000000"/>
              <w:bottom w:val="single" w:sz="4" w:space="0" w:color="000000"/>
            </w:tcBorders>
          </w:tcPr>
          <w:p w14:paraId="0CC5880F" w14:textId="6FF7233D" w:rsidR="006F2754" w:rsidRDefault="00135C7B" w:rsidP="006F2754">
            <w:pPr>
              <w:snapToGrid w:val="0"/>
              <w:jc w:val="center"/>
              <w:rPr>
                <w:lang w:val="en-GB"/>
              </w:rPr>
            </w:pPr>
            <w:r>
              <w:rPr>
                <w:lang w:val="en-GB"/>
              </w:rPr>
              <w:t>96</w:t>
            </w:r>
          </w:p>
        </w:tc>
        <w:tc>
          <w:tcPr>
            <w:tcW w:w="1058" w:type="dxa"/>
            <w:tcBorders>
              <w:top w:val="single" w:sz="4" w:space="0" w:color="000000"/>
              <w:left w:val="single" w:sz="4" w:space="0" w:color="000000"/>
              <w:bottom w:val="single" w:sz="4" w:space="0" w:color="000000"/>
            </w:tcBorders>
          </w:tcPr>
          <w:p w14:paraId="11014CEB" w14:textId="525EB28A" w:rsidR="006F2754" w:rsidRDefault="00135C7B" w:rsidP="006F2754">
            <w:pPr>
              <w:snapToGrid w:val="0"/>
              <w:jc w:val="center"/>
              <w:rPr>
                <w:lang w:val="en-GB"/>
              </w:rPr>
            </w:pPr>
            <w:r>
              <w:rPr>
                <w:lang w:val="en-GB"/>
              </w:rPr>
              <w:t>CN</w:t>
            </w:r>
          </w:p>
        </w:tc>
        <w:tc>
          <w:tcPr>
            <w:tcW w:w="567" w:type="dxa"/>
            <w:tcBorders>
              <w:top w:val="single" w:sz="4" w:space="0" w:color="000000"/>
              <w:left w:val="single" w:sz="4" w:space="0" w:color="000000"/>
              <w:bottom w:val="single" w:sz="4" w:space="0" w:color="000000"/>
            </w:tcBorders>
          </w:tcPr>
          <w:p w14:paraId="79F08B74"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22CC8E"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E0E129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CEB1A3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25AA725" w14:textId="15F4329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ACB2290" w14:textId="736EED80" w:rsidR="006F2754" w:rsidRDefault="00135C7B" w:rsidP="006F2754">
            <w:pPr>
              <w:snapToGrid w:val="0"/>
              <w:rPr>
                <w:lang w:val="en-GB"/>
              </w:rPr>
            </w:pPr>
            <w:r>
              <w:rPr>
                <w:lang w:val="en-GB"/>
              </w:rPr>
              <w:t>24</w:t>
            </w:r>
          </w:p>
        </w:tc>
      </w:tr>
      <w:tr w:rsidR="006F2754" w14:paraId="1521D2CB" w14:textId="77777777" w:rsidTr="006F2754">
        <w:tc>
          <w:tcPr>
            <w:tcW w:w="1878" w:type="dxa"/>
            <w:gridSpan w:val="2"/>
            <w:tcBorders>
              <w:top w:val="single" w:sz="4" w:space="0" w:color="000000"/>
              <w:left w:val="single" w:sz="4" w:space="0" w:color="000000"/>
              <w:bottom w:val="single" w:sz="4" w:space="0" w:color="000000"/>
            </w:tcBorders>
          </w:tcPr>
          <w:p w14:paraId="231E6ABB" w14:textId="3631529A" w:rsidR="006F2754" w:rsidRDefault="00135C7B" w:rsidP="006F2754">
            <w:pPr>
              <w:snapToGrid w:val="0"/>
              <w:jc w:val="center"/>
              <w:rPr>
                <w:lang w:val="en-GB"/>
              </w:rPr>
            </w:pPr>
            <w:r>
              <w:rPr>
                <w:lang w:val="en-GB"/>
              </w:rPr>
              <w:t>97</w:t>
            </w:r>
          </w:p>
        </w:tc>
        <w:tc>
          <w:tcPr>
            <w:tcW w:w="1058" w:type="dxa"/>
            <w:tcBorders>
              <w:top w:val="single" w:sz="4" w:space="0" w:color="000000"/>
              <w:left w:val="single" w:sz="4" w:space="0" w:color="000000"/>
              <w:bottom w:val="single" w:sz="4" w:space="0" w:color="000000"/>
            </w:tcBorders>
          </w:tcPr>
          <w:p w14:paraId="60F13E8E" w14:textId="157304F0" w:rsidR="006F2754" w:rsidRDefault="00135C7B" w:rsidP="006F2754">
            <w:pPr>
              <w:snapToGrid w:val="0"/>
              <w:jc w:val="center"/>
              <w:rPr>
                <w:lang w:val="en-GB"/>
              </w:rPr>
            </w:pPr>
            <w:r>
              <w:rPr>
                <w:lang w:val="en-GB"/>
              </w:rPr>
              <w:t>CP</w:t>
            </w:r>
          </w:p>
        </w:tc>
        <w:tc>
          <w:tcPr>
            <w:tcW w:w="567" w:type="dxa"/>
            <w:tcBorders>
              <w:top w:val="single" w:sz="4" w:space="0" w:color="000000"/>
              <w:left w:val="single" w:sz="4" w:space="0" w:color="000000"/>
              <w:bottom w:val="single" w:sz="4" w:space="0" w:color="000000"/>
            </w:tcBorders>
          </w:tcPr>
          <w:p w14:paraId="21F9B76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3FD16B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5D952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3063E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F760B49" w14:textId="78912BC6"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9BABFC" w14:textId="2F7D4681" w:rsidR="006F2754" w:rsidRDefault="00135C7B" w:rsidP="006F2754">
            <w:pPr>
              <w:snapToGrid w:val="0"/>
              <w:rPr>
                <w:lang w:val="en-GB"/>
              </w:rPr>
            </w:pPr>
            <w:r>
              <w:rPr>
                <w:lang w:val="en-GB"/>
              </w:rPr>
              <w:t>231</w:t>
            </w:r>
          </w:p>
        </w:tc>
      </w:tr>
      <w:tr w:rsidR="006F2754" w14:paraId="56AAEB2A" w14:textId="77777777" w:rsidTr="006F2754">
        <w:tc>
          <w:tcPr>
            <w:tcW w:w="1878" w:type="dxa"/>
            <w:gridSpan w:val="2"/>
            <w:tcBorders>
              <w:top w:val="single" w:sz="4" w:space="0" w:color="000000"/>
              <w:left w:val="single" w:sz="4" w:space="0" w:color="000000"/>
              <w:bottom w:val="single" w:sz="4" w:space="0" w:color="000000"/>
            </w:tcBorders>
          </w:tcPr>
          <w:p w14:paraId="4DA06CF8" w14:textId="700872EE" w:rsidR="006F2754" w:rsidRDefault="00135C7B" w:rsidP="006F2754">
            <w:pPr>
              <w:snapToGrid w:val="0"/>
              <w:jc w:val="center"/>
              <w:rPr>
                <w:lang w:val="en-GB"/>
              </w:rPr>
            </w:pPr>
            <w:r>
              <w:rPr>
                <w:lang w:val="en-GB"/>
              </w:rPr>
              <w:t>98</w:t>
            </w:r>
          </w:p>
        </w:tc>
        <w:tc>
          <w:tcPr>
            <w:tcW w:w="1058" w:type="dxa"/>
            <w:tcBorders>
              <w:top w:val="single" w:sz="4" w:space="0" w:color="000000"/>
              <w:left w:val="single" w:sz="4" w:space="0" w:color="000000"/>
              <w:bottom w:val="single" w:sz="4" w:space="0" w:color="000000"/>
            </w:tcBorders>
          </w:tcPr>
          <w:p w14:paraId="1E813AEA" w14:textId="5AF93358" w:rsidR="006F2754" w:rsidRDefault="00135C7B" w:rsidP="006F2754">
            <w:pPr>
              <w:snapToGrid w:val="0"/>
              <w:jc w:val="center"/>
              <w:rPr>
                <w:lang w:val="en-GB"/>
              </w:rPr>
            </w:pPr>
            <w:proofErr w:type="spellStart"/>
            <w:r>
              <w:rPr>
                <w:lang w:val="en-GB"/>
              </w:rPr>
              <w:t>CrH</w:t>
            </w:r>
            <w:proofErr w:type="spellEnd"/>
          </w:p>
        </w:tc>
        <w:tc>
          <w:tcPr>
            <w:tcW w:w="567" w:type="dxa"/>
            <w:tcBorders>
              <w:top w:val="single" w:sz="4" w:space="0" w:color="000000"/>
              <w:left w:val="single" w:sz="4" w:space="0" w:color="000000"/>
              <w:bottom w:val="single" w:sz="4" w:space="0" w:color="000000"/>
            </w:tcBorders>
          </w:tcPr>
          <w:p w14:paraId="5EBDEE2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7667BD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AA35AE"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DA4C1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A62689" w14:textId="2533B03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F212C3D" w14:textId="4DD50C9A" w:rsidR="006F2754" w:rsidRDefault="00135C7B" w:rsidP="006F2754">
            <w:pPr>
              <w:snapToGrid w:val="0"/>
              <w:rPr>
                <w:lang w:val="en-GB"/>
              </w:rPr>
            </w:pPr>
            <w:r>
              <w:rPr>
                <w:lang w:val="en-GB"/>
              </w:rPr>
              <w:t>521</w:t>
            </w:r>
          </w:p>
        </w:tc>
      </w:tr>
      <w:tr w:rsidR="00135C7B" w14:paraId="626F031A" w14:textId="77777777" w:rsidTr="006F2754">
        <w:tc>
          <w:tcPr>
            <w:tcW w:w="1878" w:type="dxa"/>
            <w:gridSpan w:val="2"/>
            <w:tcBorders>
              <w:top w:val="single" w:sz="4" w:space="0" w:color="000000"/>
              <w:left w:val="single" w:sz="4" w:space="0" w:color="000000"/>
              <w:bottom w:val="single" w:sz="4" w:space="0" w:color="000000"/>
            </w:tcBorders>
          </w:tcPr>
          <w:p w14:paraId="2F685D76" w14:textId="6F323E09" w:rsidR="00135C7B" w:rsidRDefault="006D55D0" w:rsidP="006F2754">
            <w:pPr>
              <w:snapToGrid w:val="0"/>
              <w:jc w:val="center"/>
              <w:rPr>
                <w:lang w:val="en-GB"/>
              </w:rPr>
            </w:pPr>
            <w:r>
              <w:rPr>
                <w:lang w:val="en-GB"/>
              </w:rPr>
              <w:t>99</w:t>
            </w:r>
          </w:p>
        </w:tc>
        <w:tc>
          <w:tcPr>
            <w:tcW w:w="1058" w:type="dxa"/>
            <w:tcBorders>
              <w:top w:val="single" w:sz="4" w:space="0" w:color="000000"/>
              <w:left w:val="single" w:sz="4" w:space="0" w:color="000000"/>
              <w:bottom w:val="single" w:sz="4" w:space="0" w:color="000000"/>
            </w:tcBorders>
          </w:tcPr>
          <w:p w14:paraId="51D6365B" w14:textId="70BFD620" w:rsidR="00135C7B" w:rsidRDefault="006D55D0" w:rsidP="006F2754">
            <w:pPr>
              <w:snapToGrid w:val="0"/>
              <w:jc w:val="center"/>
              <w:rPr>
                <w:lang w:val="en-GB"/>
              </w:rPr>
            </w:pPr>
            <w:r>
              <w:rPr>
                <w:lang w:val="en-GB"/>
              </w:rPr>
              <w:t>HD+</w:t>
            </w:r>
          </w:p>
        </w:tc>
        <w:tc>
          <w:tcPr>
            <w:tcW w:w="567" w:type="dxa"/>
            <w:tcBorders>
              <w:top w:val="single" w:sz="4" w:space="0" w:color="000000"/>
              <w:left w:val="single" w:sz="4" w:space="0" w:color="000000"/>
              <w:bottom w:val="single" w:sz="4" w:space="0" w:color="000000"/>
            </w:tcBorders>
          </w:tcPr>
          <w:p w14:paraId="21F02DA2" w14:textId="77777777" w:rsidR="00135C7B" w:rsidRDefault="00135C7B"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135AE6" w14:textId="77777777" w:rsidR="00135C7B" w:rsidRDefault="00135C7B"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92E21F" w14:textId="77777777" w:rsidR="00135C7B" w:rsidRDefault="00135C7B"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9C4C9" w14:textId="77777777" w:rsidR="00135C7B" w:rsidRDefault="00135C7B"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8FF20DF" w14:textId="0A86815D" w:rsidR="00135C7B"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9CDA48" w14:textId="39554A6D" w:rsidR="00135C7B" w:rsidRDefault="006D55D0" w:rsidP="006F2754">
            <w:pPr>
              <w:snapToGrid w:val="0"/>
              <w:rPr>
                <w:lang w:val="en-GB"/>
              </w:rPr>
            </w:pPr>
            <w:r>
              <w:rPr>
                <w:lang w:val="en-GB"/>
              </w:rPr>
              <w:t>11</w:t>
            </w:r>
          </w:p>
        </w:tc>
      </w:tr>
      <w:tr w:rsidR="006D55D0" w14:paraId="7D7E3BE7" w14:textId="77777777" w:rsidTr="006F2754">
        <w:tc>
          <w:tcPr>
            <w:tcW w:w="1878" w:type="dxa"/>
            <w:gridSpan w:val="2"/>
            <w:tcBorders>
              <w:top w:val="single" w:sz="4" w:space="0" w:color="000000"/>
              <w:left w:val="single" w:sz="4" w:space="0" w:color="000000"/>
              <w:bottom w:val="single" w:sz="4" w:space="0" w:color="000000"/>
            </w:tcBorders>
          </w:tcPr>
          <w:p w14:paraId="6D3B54D1" w14:textId="793470F0" w:rsidR="006D55D0" w:rsidRDefault="006D55D0" w:rsidP="006F2754">
            <w:pPr>
              <w:snapToGrid w:val="0"/>
              <w:jc w:val="center"/>
              <w:rPr>
                <w:lang w:val="en-GB"/>
              </w:rPr>
            </w:pPr>
            <w:r>
              <w:rPr>
                <w:lang w:val="en-GB"/>
              </w:rPr>
              <w:t>100</w:t>
            </w:r>
          </w:p>
        </w:tc>
        <w:tc>
          <w:tcPr>
            <w:tcW w:w="1058" w:type="dxa"/>
            <w:tcBorders>
              <w:top w:val="single" w:sz="4" w:space="0" w:color="000000"/>
              <w:left w:val="single" w:sz="4" w:space="0" w:color="000000"/>
              <w:bottom w:val="single" w:sz="4" w:space="0" w:color="000000"/>
            </w:tcBorders>
          </w:tcPr>
          <w:p w14:paraId="1831D36F" w14:textId="62D0FABA" w:rsidR="006D55D0" w:rsidRDefault="006D55D0" w:rsidP="006F2754">
            <w:pPr>
              <w:snapToGrid w:val="0"/>
              <w:jc w:val="center"/>
              <w:rPr>
                <w:lang w:val="en-GB"/>
              </w:rPr>
            </w:pPr>
            <w:proofErr w:type="spellStart"/>
            <w:r>
              <w:rPr>
                <w:lang w:val="en-GB"/>
              </w:rPr>
              <w:t>HeH</w:t>
            </w:r>
            <w:proofErr w:type="spellEnd"/>
            <w:r>
              <w:rPr>
                <w:lang w:val="en-GB"/>
              </w:rPr>
              <w:t>+</w:t>
            </w:r>
          </w:p>
        </w:tc>
        <w:tc>
          <w:tcPr>
            <w:tcW w:w="567" w:type="dxa"/>
            <w:tcBorders>
              <w:top w:val="single" w:sz="4" w:space="0" w:color="000000"/>
              <w:left w:val="single" w:sz="4" w:space="0" w:color="000000"/>
              <w:bottom w:val="single" w:sz="4" w:space="0" w:color="000000"/>
            </w:tcBorders>
          </w:tcPr>
          <w:p w14:paraId="4A890664" w14:textId="77777777" w:rsidR="006D55D0" w:rsidRDefault="006D55D0"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5C70598" w14:textId="77777777" w:rsidR="006D55D0" w:rsidRDefault="006D55D0"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F2E54D6" w14:textId="77777777" w:rsidR="006D55D0" w:rsidRDefault="006D55D0"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796D8E" w14:textId="77777777" w:rsidR="006D55D0" w:rsidRDefault="006D55D0"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6CDC4B" w14:textId="062F98E6" w:rsidR="006D55D0"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4BFEE5" w14:textId="64EEFBA2" w:rsidR="006D55D0" w:rsidRDefault="006D55D0" w:rsidP="006F2754">
            <w:pPr>
              <w:snapToGrid w:val="0"/>
              <w:rPr>
                <w:lang w:val="en-GB"/>
              </w:rPr>
            </w:pPr>
            <w:r>
              <w:rPr>
                <w:lang w:val="en-GB"/>
              </w:rPr>
              <w:t>41</w:t>
            </w:r>
          </w:p>
        </w:tc>
      </w:tr>
      <w:tr w:rsidR="006D55D0" w14:paraId="76565D4C" w14:textId="77777777" w:rsidTr="006D55D0">
        <w:tc>
          <w:tcPr>
            <w:tcW w:w="1878" w:type="dxa"/>
            <w:gridSpan w:val="2"/>
            <w:tcBorders>
              <w:top w:val="single" w:sz="4" w:space="0" w:color="000000"/>
              <w:left w:val="single" w:sz="4" w:space="0" w:color="000000"/>
              <w:bottom w:val="single" w:sz="4" w:space="0" w:color="000000"/>
            </w:tcBorders>
          </w:tcPr>
          <w:p w14:paraId="14FBAC60" w14:textId="1DABDE81" w:rsidR="006D55D0" w:rsidRDefault="00D92D3D" w:rsidP="003C3C6D">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610A53C"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79FB7C8" w14:textId="77777777" w:rsidR="006D55D0" w:rsidRDefault="006D55D0" w:rsidP="003C3C6D">
            <w:pPr>
              <w:snapToGrid w:val="0"/>
              <w:jc w:val="center"/>
              <w:rPr>
                <w:lang w:val="en-GB"/>
              </w:rPr>
            </w:pPr>
            <w:r>
              <w:rPr>
                <w:lang w:val="en-GB"/>
              </w:rPr>
              <w:t>H04</w:t>
            </w:r>
          </w:p>
          <w:p w14:paraId="655A23FC"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4E235A74" w14:textId="77777777" w:rsidR="006D55D0" w:rsidRDefault="006D55D0" w:rsidP="003C3C6D">
            <w:pPr>
              <w:snapToGrid w:val="0"/>
              <w:jc w:val="center"/>
              <w:rPr>
                <w:lang w:val="en-GB"/>
              </w:rPr>
            </w:pPr>
            <w:r>
              <w:rPr>
                <w:lang w:val="en-GB"/>
              </w:rPr>
              <w:t>G03</w:t>
            </w:r>
          </w:p>
          <w:p w14:paraId="3D520129"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E0366C0" w14:textId="77777777" w:rsidR="006D55D0" w:rsidRDefault="006D55D0" w:rsidP="003C3C6D">
            <w:pPr>
              <w:snapToGrid w:val="0"/>
              <w:jc w:val="center"/>
              <w:rPr>
                <w:lang w:val="en-GB"/>
              </w:rPr>
            </w:pPr>
            <w:r>
              <w:rPr>
                <w:lang w:val="en-GB"/>
              </w:rPr>
              <w:t>H12</w:t>
            </w:r>
          </w:p>
          <w:p w14:paraId="338999F5"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0E42D6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CAEF415" w14:textId="77777777" w:rsidR="006D55D0" w:rsidRDefault="006D55D0" w:rsidP="003C3C6D">
            <w:pPr>
              <w:snapToGrid w:val="0"/>
              <w:jc w:val="center"/>
              <w:rPr>
                <w:lang w:val="en-GB"/>
              </w:rPr>
            </w:pPr>
            <w:proofErr w:type="spellStart"/>
            <w:r>
              <w:rPr>
                <w:lang w:val="en-GB"/>
              </w:rPr>
              <w:t>N</w:t>
            </w:r>
            <w:r w:rsidRPr="006F2754">
              <w:rPr>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2ED6826D" w14:textId="0C86DA72" w:rsidR="006D55D0" w:rsidRDefault="00D92D3D" w:rsidP="003C3C6D">
            <w:pPr>
              <w:snapToGrid w:val="0"/>
              <w:rPr>
                <w:lang w:val="en-GB"/>
              </w:rPr>
            </w:pPr>
            <w:proofErr w:type="spellStart"/>
            <w:r w:rsidRPr="00D92D3D">
              <w:rPr>
                <w:rFonts w:ascii="Copperplate Light" w:hAnsi="Copperplate Light" w:cstheme="majorHAnsi"/>
                <w:lang w:val="en-GB"/>
              </w:rPr>
              <w:t>Radtrans</w:t>
            </w:r>
            <w:proofErr w:type="spellEnd"/>
            <w:r w:rsidR="006D55D0">
              <w:rPr>
                <w:lang w:val="en-GB"/>
              </w:rPr>
              <w:t xml:space="preserve"> order of Isotopes</w:t>
            </w:r>
          </w:p>
        </w:tc>
      </w:tr>
      <w:tr w:rsidR="006D55D0" w14:paraId="1FA2EB59" w14:textId="77777777" w:rsidTr="006D55D0">
        <w:tc>
          <w:tcPr>
            <w:tcW w:w="1878" w:type="dxa"/>
            <w:gridSpan w:val="2"/>
            <w:tcBorders>
              <w:top w:val="single" w:sz="4" w:space="0" w:color="000000"/>
              <w:left w:val="single" w:sz="4" w:space="0" w:color="000000"/>
              <w:bottom w:val="single" w:sz="4" w:space="0" w:color="000000"/>
            </w:tcBorders>
          </w:tcPr>
          <w:p w14:paraId="6A46144F" w14:textId="71FCD6C1" w:rsidR="006D55D0" w:rsidRDefault="006D55D0" w:rsidP="003C3C6D">
            <w:pPr>
              <w:snapToGrid w:val="0"/>
              <w:jc w:val="center"/>
              <w:rPr>
                <w:lang w:val="en-GB"/>
              </w:rPr>
            </w:pPr>
            <w:r>
              <w:rPr>
                <w:lang w:val="en-GB"/>
              </w:rPr>
              <w:t>101</w:t>
            </w:r>
          </w:p>
        </w:tc>
        <w:tc>
          <w:tcPr>
            <w:tcW w:w="1058" w:type="dxa"/>
            <w:tcBorders>
              <w:top w:val="single" w:sz="4" w:space="0" w:color="000000"/>
              <w:left w:val="single" w:sz="4" w:space="0" w:color="000000"/>
              <w:bottom w:val="single" w:sz="4" w:space="0" w:color="000000"/>
            </w:tcBorders>
          </w:tcPr>
          <w:p w14:paraId="1D860387" w14:textId="0A693C52" w:rsidR="006D55D0" w:rsidRPr="006F2754" w:rsidRDefault="006D55D0" w:rsidP="003C3C6D">
            <w:pPr>
              <w:snapToGrid w:val="0"/>
              <w:jc w:val="center"/>
              <w:rPr>
                <w:lang w:val="en-GB"/>
              </w:rPr>
            </w:pPr>
            <w:proofErr w:type="spellStart"/>
            <w:r>
              <w:rPr>
                <w:lang w:val="en-GB"/>
              </w:rPr>
              <w:t>KCl</w:t>
            </w:r>
            <w:proofErr w:type="spellEnd"/>
          </w:p>
        </w:tc>
        <w:tc>
          <w:tcPr>
            <w:tcW w:w="567" w:type="dxa"/>
            <w:tcBorders>
              <w:top w:val="single" w:sz="4" w:space="0" w:color="000000"/>
              <w:left w:val="single" w:sz="4" w:space="0" w:color="000000"/>
              <w:bottom w:val="single" w:sz="4" w:space="0" w:color="000000"/>
            </w:tcBorders>
          </w:tcPr>
          <w:p w14:paraId="394209F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4295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A337ADA" w14:textId="023BCC1E"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3FCBB2A" w14:textId="4B124276"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1A4F60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080289E" w14:textId="711DA401" w:rsidR="006D55D0" w:rsidRDefault="006D55D0" w:rsidP="003C3C6D">
            <w:pPr>
              <w:snapToGrid w:val="0"/>
              <w:rPr>
                <w:lang w:val="en-GB"/>
              </w:rPr>
            </w:pPr>
            <w:r>
              <w:rPr>
                <w:lang w:val="en-GB"/>
              </w:rPr>
              <w:t>395</w:t>
            </w:r>
          </w:p>
        </w:tc>
      </w:tr>
      <w:tr w:rsidR="006D55D0" w14:paraId="03E7459D" w14:textId="77777777" w:rsidTr="006D55D0">
        <w:tc>
          <w:tcPr>
            <w:tcW w:w="1878" w:type="dxa"/>
            <w:gridSpan w:val="2"/>
            <w:tcBorders>
              <w:top w:val="single" w:sz="4" w:space="0" w:color="000000"/>
              <w:left w:val="single" w:sz="4" w:space="0" w:color="000000"/>
              <w:bottom w:val="single" w:sz="4" w:space="0" w:color="000000"/>
            </w:tcBorders>
          </w:tcPr>
          <w:p w14:paraId="482B86C7" w14:textId="1634AAFC" w:rsidR="006D55D0" w:rsidRDefault="006D55D0" w:rsidP="003C3C6D">
            <w:pPr>
              <w:snapToGrid w:val="0"/>
              <w:jc w:val="center"/>
              <w:rPr>
                <w:lang w:val="en-GB"/>
              </w:rPr>
            </w:pPr>
            <w:r>
              <w:rPr>
                <w:lang w:val="en-GB"/>
              </w:rPr>
              <w:t>102</w:t>
            </w:r>
          </w:p>
        </w:tc>
        <w:tc>
          <w:tcPr>
            <w:tcW w:w="1058" w:type="dxa"/>
            <w:tcBorders>
              <w:top w:val="single" w:sz="4" w:space="0" w:color="000000"/>
              <w:left w:val="single" w:sz="4" w:space="0" w:color="000000"/>
              <w:bottom w:val="single" w:sz="4" w:space="0" w:color="000000"/>
            </w:tcBorders>
          </w:tcPr>
          <w:p w14:paraId="48DE6B24" w14:textId="6E41A43B" w:rsidR="006D55D0" w:rsidRPr="006F2754" w:rsidRDefault="006D55D0" w:rsidP="003C3C6D">
            <w:pPr>
              <w:snapToGrid w:val="0"/>
              <w:jc w:val="center"/>
              <w:rPr>
                <w:lang w:val="en-GB"/>
              </w:rPr>
            </w:pPr>
            <w:r>
              <w:rPr>
                <w:lang w:val="en-GB"/>
              </w:rPr>
              <w:t>KF</w:t>
            </w:r>
          </w:p>
        </w:tc>
        <w:tc>
          <w:tcPr>
            <w:tcW w:w="567" w:type="dxa"/>
            <w:tcBorders>
              <w:top w:val="single" w:sz="4" w:space="0" w:color="000000"/>
              <w:left w:val="single" w:sz="4" w:space="0" w:color="000000"/>
              <w:bottom w:val="single" w:sz="4" w:space="0" w:color="000000"/>
            </w:tcBorders>
          </w:tcPr>
          <w:p w14:paraId="17C11EAB"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6C250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A0AC4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9FE8B3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52FB23F" w14:textId="125A2C73"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1D5D8B5" w14:textId="1646E0C2" w:rsidR="006D55D0" w:rsidRDefault="006D55D0" w:rsidP="003C3C6D">
            <w:pPr>
              <w:snapToGrid w:val="0"/>
              <w:rPr>
                <w:lang w:val="en-GB"/>
              </w:rPr>
            </w:pPr>
            <w:r>
              <w:rPr>
                <w:lang w:val="en-GB"/>
              </w:rPr>
              <w:t>399</w:t>
            </w:r>
          </w:p>
        </w:tc>
      </w:tr>
      <w:tr w:rsidR="006D55D0" w14:paraId="5700A9EA" w14:textId="77777777" w:rsidTr="006D55D0">
        <w:tc>
          <w:tcPr>
            <w:tcW w:w="1878" w:type="dxa"/>
            <w:gridSpan w:val="2"/>
            <w:tcBorders>
              <w:top w:val="single" w:sz="4" w:space="0" w:color="000000"/>
              <w:left w:val="single" w:sz="4" w:space="0" w:color="000000"/>
              <w:bottom w:val="single" w:sz="4" w:space="0" w:color="000000"/>
            </w:tcBorders>
          </w:tcPr>
          <w:p w14:paraId="5A6651CE" w14:textId="7BC2F646" w:rsidR="006D55D0" w:rsidRDefault="006D55D0" w:rsidP="003C3C6D">
            <w:pPr>
              <w:snapToGrid w:val="0"/>
              <w:jc w:val="center"/>
              <w:rPr>
                <w:lang w:val="en-GB"/>
              </w:rPr>
            </w:pPr>
            <w:r>
              <w:rPr>
                <w:lang w:val="en-GB"/>
              </w:rPr>
              <w:t>103</w:t>
            </w:r>
          </w:p>
        </w:tc>
        <w:tc>
          <w:tcPr>
            <w:tcW w:w="1058" w:type="dxa"/>
            <w:tcBorders>
              <w:top w:val="single" w:sz="4" w:space="0" w:color="000000"/>
              <w:left w:val="single" w:sz="4" w:space="0" w:color="000000"/>
              <w:bottom w:val="single" w:sz="4" w:space="0" w:color="000000"/>
            </w:tcBorders>
          </w:tcPr>
          <w:p w14:paraId="225D3E65" w14:textId="027EDCDA" w:rsidR="006D55D0" w:rsidRPr="006F2754" w:rsidRDefault="006D55D0" w:rsidP="003C3C6D">
            <w:pPr>
              <w:snapToGrid w:val="0"/>
              <w:jc w:val="center"/>
              <w:rPr>
                <w:lang w:val="en-GB"/>
              </w:rPr>
            </w:pPr>
            <w:r>
              <w:rPr>
                <w:lang w:val="en-GB"/>
              </w:rPr>
              <w:t>LiCl</w:t>
            </w:r>
          </w:p>
        </w:tc>
        <w:tc>
          <w:tcPr>
            <w:tcW w:w="567" w:type="dxa"/>
            <w:tcBorders>
              <w:top w:val="single" w:sz="4" w:space="0" w:color="000000"/>
              <w:left w:val="single" w:sz="4" w:space="0" w:color="000000"/>
              <w:bottom w:val="single" w:sz="4" w:space="0" w:color="000000"/>
            </w:tcBorders>
          </w:tcPr>
          <w:p w14:paraId="6E2F68D4"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BD5797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A0913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5F0729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468720F" w14:textId="79E9EB2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EC5835" w14:textId="1D4A0C5C" w:rsidR="006D55D0" w:rsidRDefault="006D55D0" w:rsidP="003C3C6D">
            <w:pPr>
              <w:snapToGrid w:val="0"/>
              <w:rPr>
                <w:lang w:val="en-GB"/>
              </w:rPr>
            </w:pPr>
            <w:r>
              <w:rPr>
                <w:lang w:val="en-GB"/>
              </w:rPr>
              <w:t>75</w:t>
            </w:r>
          </w:p>
        </w:tc>
      </w:tr>
      <w:tr w:rsidR="006D55D0" w14:paraId="1F781811" w14:textId="77777777" w:rsidTr="006D55D0">
        <w:tc>
          <w:tcPr>
            <w:tcW w:w="1878" w:type="dxa"/>
            <w:gridSpan w:val="2"/>
            <w:tcBorders>
              <w:top w:val="single" w:sz="4" w:space="0" w:color="000000"/>
              <w:left w:val="single" w:sz="4" w:space="0" w:color="000000"/>
              <w:bottom w:val="single" w:sz="4" w:space="0" w:color="000000"/>
            </w:tcBorders>
          </w:tcPr>
          <w:p w14:paraId="4F836CD8" w14:textId="190EBF55" w:rsidR="006D55D0" w:rsidRDefault="006D55D0" w:rsidP="003C3C6D">
            <w:pPr>
              <w:snapToGrid w:val="0"/>
              <w:jc w:val="center"/>
              <w:rPr>
                <w:lang w:val="en-GB"/>
              </w:rPr>
            </w:pPr>
            <w:r>
              <w:rPr>
                <w:lang w:val="en-GB"/>
              </w:rPr>
              <w:t>104</w:t>
            </w:r>
          </w:p>
        </w:tc>
        <w:tc>
          <w:tcPr>
            <w:tcW w:w="1058" w:type="dxa"/>
            <w:tcBorders>
              <w:top w:val="single" w:sz="4" w:space="0" w:color="000000"/>
              <w:left w:val="single" w:sz="4" w:space="0" w:color="000000"/>
              <w:bottom w:val="single" w:sz="4" w:space="0" w:color="000000"/>
            </w:tcBorders>
          </w:tcPr>
          <w:p w14:paraId="7FF37774" w14:textId="34650AF9" w:rsidR="006D55D0" w:rsidRDefault="006D55D0" w:rsidP="003C3C6D">
            <w:pPr>
              <w:snapToGrid w:val="0"/>
              <w:jc w:val="center"/>
              <w:rPr>
                <w:lang w:val="en-GB"/>
              </w:rPr>
            </w:pPr>
            <w:proofErr w:type="spellStart"/>
            <w:r>
              <w:rPr>
                <w:lang w:val="en-GB"/>
              </w:rPr>
              <w:t>LiF</w:t>
            </w:r>
            <w:proofErr w:type="spellEnd"/>
          </w:p>
        </w:tc>
        <w:tc>
          <w:tcPr>
            <w:tcW w:w="567" w:type="dxa"/>
            <w:tcBorders>
              <w:top w:val="single" w:sz="4" w:space="0" w:color="000000"/>
              <w:left w:val="single" w:sz="4" w:space="0" w:color="000000"/>
              <w:bottom w:val="single" w:sz="4" w:space="0" w:color="000000"/>
            </w:tcBorders>
          </w:tcPr>
          <w:p w14:paraId="3A3A86F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257914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46E61A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9A561D8" w14:textId="168C7F1D"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8A75FF5" w14:textId="2D7DF739"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18EE3A" w14:textId="338B2DB5" w:rsidR="006D55D0" w:rsidRDefault="006D55D0" w:rsidP="003C3C6D">
            <w:pPr>
              <w:snapToGrid w:val="0"/>
              <w:rPr>
                <w:lang w:val="en-GB"/>
              </w:rPr>
            </w:pPr>
            <w:r>
              <w:rPr>
                <w:lang w:val="en-GB"/>
              </w:rPr>
              <w:t>79</w:t>
            </w:r>
          </w:p>
        </w:tc>
      </w:tr>
      <w:tr w:rsidR="006D55D0" w14:paraId="76B83040" w14:textId="77777777" w:rsidTr="006D55D0">
        <w:tc>
          <w:tcPr>
            <w:tcW w:w="1878" w:type="dxa"/>
            <w:gridSpan w:val="2"/>
            <w:tcBorders>
              <w:top w:val="single" w:sz="4" w:space="0" w:color="000000"/>
              <w:left w:val="single" w:sz="4" w:space="0" w:color="000000"/>
              <w:bottom w:val="single" w:sz="4" w:space="0" w:color="000000"/>
            </w:tcBorders>
          </w:tcPr>
          <w:p w14:paraId="5D3FF45A" w14:textId="287FBB89" w:rsidR="006D55D0" w:rsidRDefault="006D55D0" w:rsidP="003C3C6D">
            <w:pPr>
              <w:snapToGrid w:val="0"/>
              <w:jc w:val="center"/>
              <w:rPr>
                <w:lang w:val="en-GB"/>
              </w:rPr>
            </w:pPr>
            <w:r>
              <w:rPr>
                <w:lang w:val="en-GB"/>
              </w:rPr>
              <w:t>105</w:t>
            </w:r>
          </w:p>
        </w:tc>
        <w:tc>
          <w:tcPr>
            <w:tcW w:w="1058" w:type="dxa"/>
            <w:tcBorders>
              <w:top w:val="single" w:sz="4" w:space="0" w:color="000000"/>
              <w:left w:val="single" w:sz="4" w:space="0" w:color="000000"/>
              <w:bottom w:val="single" w:sz="4" w:space="0" w:color="000000"/>
            </w:tcBorders>
          </w:tcPr>
          <w:p w14:paraId="798E1907" w14:textId="13DE8F64" w:rsidR="006D55D0" w:rsidRPr="006F2754" w:rsidRDefault="006D55D0" w:rsidP="003C3C6D">
            <w:pPr>
              <w:snapToGrid w:val="0"/>
              <w:jc w:val="center"/>
              <w:rPr>
                <w:lang w:val="en-GB"/>
              </w:rPr>
            </w:pPr>
            <w:proofErr w:type="spellStart"/>
            <w:r>
              <w:rPr>
                <w:lang w:val="en-GB"/>
              </w:rPr>
              <w:t>LiH</w:t>
            </w:r>
            <w:proofErr w:type="spellEnd"/>
          </w:p>
        </w:tc>
        <w:tc>
          <w:tcPr>
            <w:tcW w:w="567" w:type="dxa"/>
            <w:tcBorders>
              <w:top w:val="single" w:sz="4" w:space="0" w:color="000000"/>
              <w:left w:val="single" w:sz="4" w:space="0" w:color="000000"/>
              <w:bottom w:val="single" w:sz="4" w:space="0" w:color="000000"/>
            </w:tcBorders>
          </w:tcPr>
          <w:p w14:paraId="5B6316C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36EC10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AEF8AA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2A7C89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9C830F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0B25DB" w14:textId="2C7C4108" w:rsidR="006D55D0" w:rsidRDefault="006D55D0" w:rsidP="003C3C6D">
            <w:pPr>
              <w:snapToGrid w:val="0"/>
              <w:rPr>
                <w:lang w:val="en-GB"/>
              </w:rPr>
            </w:pPr>
            <w:r>
              <w:rPr>
                <w:lang w:val="en-GB"/>
              </w:rPr>
              <w:t>71</w:t>
            </w:r>
          </w:p>
        </w:tc>
      </w:tr>
      <w:tr w:rsidR="006D55D0" w14:paraId="1B591977" w14:textId="77777777" w:rsidTr="006D55D0">
        <w:tc>
          <w:tcPr>
            <w:tcW w:w="1878" w:type="dxa"/>
            <w:gridSpan w:val="2"/>
            <w:tcBorders>
              <w:top w:val="single" w:sz="4" w:space="0" w:color="000000"/>
              <w:left w:val="single" w:sz="4" w:space="0" w:color="000000"/>
              <w:bottom w:val="single" w:sz="4" w:space="0" w:color="000000"/>
            </w:tcBorders>
          </w:tcPr>
          <w:p w14:paraId="13200475" w14:textId="0361CBE5" w:rsidR="006D55D0" w:rsidRDefault="006D55D0" w:rsidP="003C3C6D">
            <w:pPr>
              <w:snapToGrid w:val="0"/>
              <w:jc w:val="center"/>
              <w:rPr>
                <w:lang w:val="en-GB"/>
              </w:rPr>
            </w:pPr>
            <w:r>
              <w:rPr>
                <w:lang w:val="en-GB"/>
              </w:rPr>
              <w:t>106</w:t>
            </w:r>
          </w:p>
        </w:tc>
        <w:tc>
          <w:tcPr>
            <w:tcW w:w="1058" w:type="dxa"/>
            <w:tcBorders>
              <w:top w:val="single" w:sz="4" w:space="0" w:color="000000"/>
              <w:left w:val="single" w:sz="4" w:space="0" w:color="000000"/>
              <w:bottom w:val="single" w:sz="4" w:space="0" w:color="000000"/>
            </w:tcBorders>
          </w:tcPr>
          <w:p w14:paraId="4E57C40F" w14:textId="0B08995E" w:rsidR="006D55D0" w:rsidRPr="006F2754" w:rsidRDefault="006D55D0" w:rsidP="003C3C6D">
            <w:pPr>
              <w:snapToGrid w:val="0"/>
              <w:jc w:val="center"/>
              <w:rPr>
                <w:lang w:val="en-GB"/>
              </w:rPr>
            </w:pPr>
            <w:proofErr w:type="spellStart"/>
            <w:r>
              <w:rPr>
                <w:lang w:val="en-GB"/>
              </w:rPr>
              <w:t>LiH</w:t>
            </w:r>
            <w:proofErr w:type="spellEnd"/>
            <w:r>
              <w:rPr>
                <w:lang w:val="en-GB"/>
              </w:rPr>
              <w:t>+</w:t>
            </w:r>
          </w:p>
        </w:tc>
        <w:tc>
          <w:tcPr>
            <w:tcW w:w="567" w:type="dxa"/>
            <w:tcBorders>
              <w:top w:val="single" w:sz="4" w:space="0" w:color="000000"/>
              <w:left w:val="single" w:sz="4" w:space="0" w:color="000000"/>
              <w:bottom w:val="single" w:sz="4" w:space="0" w:color="000000"/>
            </w:tcBorders>
          </w:tcPr>
          <w:p w14:paraId="18095F3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A95E2A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324B9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FA6E8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C6E3F4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7F5126" w14:textId="2BA77D1A" w:rsidR="006D55D0" w:rsidRDefault="006D55D0" w:rsidP="003C3C6D">
            <w:pPr>
              <w:snapToGrid w:val="0"/>
              <w:rPr>
                <w:lang w:val="en-GB"/>
              </w:rPr>
            </w:pPr>
            <w:r>
              <w:rPr>
                <w:lang w:val="en-GB"/>
              </w:rPr>
              <w:t>71</w:t>
            </w:r>
          </w:p>
        </w:tc>
      </w:tr>
      <w:tr w:rsidR="006D55D0" w14:paraId="1E188D79" w14:textId="77777777" w:rsidTr="006D55D0">
        <w:tc>
          <w:tcPr>
            <w:tcW w:w="1878" w:type="dxa"/>
            <w:gridSpan w:val="2"/>
            <w:tcBorders>
              <w:top w:val="single" w:sz="4" w:space="0" w:color="000000"/>
              <w:left w:val="single" w:sz="4" w:space="0" w:color="000000"/>
              <w:bottom w:val="single" w:sz="4" w:space="0" w:color="000000"/>
            </w:tcBorders>
          </w:tcPr>
          <w:p w14:paraId="4432AAF8" w14:textId="2336002D" w:rsidR="006D55D0" w:rsidRDefault="006D55D0" w:rsidP="003C3C6D">
            <w:pPr>
              <w:snapToGrid w:val="0"/>
              <w:jc w:val="center"/>
              <w:rPr>
                <w:lang w:val="en-GB"/>
              </w:rPr>
            </w:pPr>
            <w:r>
              <w:rPr>
                <w:lang w:val="en-GB"/>
              </w:rPr>
              <w:t>107</w:t>
            </w:r>
          </w:p>
        </w:tc>
        <w:tc>
          <w:tcPr>
            <w:tcW w:w="1058" w:type="dxa"/>
            <w:tcBorders>
              <w:top w:val="single" w:sz="4" w:space="0" w:color="000000"/>
              <w:left w:val="single" w:sz="4" w:space="0" w:color="000000"/>
              <w:bottom w:val="single" w:sz="4" w:space="0" w:color="000000"/>
            </w:tcBorders>
          </w:tcPr>
          <w:p w14:paraId="66D5C388" w14:textId="47A6E6ED" w:rsidR="006D55D0" w:rsidRPr="006F2754" w:rsidRDefault="006D55D0" w:rsidP="003C3C6D">
            <w:pPr>
              <w:snapToGrid w:val="0"/>
              <w:jc w:val="center"/>
              <w:rPr>
                <w:lang w:val="en-GB"/>
              </w:rPr>
            </w:pPr>
            <w:proofErr w:type="spellStart"/>
            <w:r>
              <w:rPr>
                <w:lang w:val="en-GB"/>
              </w:rPr>
              <w:t>MgF</w:t>
            </w:r>
            <w:proofErr w:type="spellEnd"/>
          </w:p>
        </w:tc>
        <w:tc>
          <w:tcPr>
            <w:tcW w:w="567" w:type="dxa"/>
            <w:tcBorders>
              <w:top w:val="single" w:sz="4" w:space="0" w:color="000000"/>
              <w:left w:val="single" w:sz="4" w:space="0" w:color="000000"/>
              <w:bottom w:val="single" w:sz="4" w:space="0" w:color="000000"/>
            </w:tcBorders>
          </w:tcPr>
          <w:p w14:paraId="31BB37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6522C06"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96FCAC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C324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495A4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1887A4" w14:textId="57F861C6" w:rsidR="006D55D0" w:rsidRDefault="006D55D0" w:rsidP="003C3C6D">
            <w:pPr>
              <w:snapToGrid w:val="0"/>
              <w:rPr>
                <w:lang w:val="en-GB"/>
              </w:rPr>
            </w:pPr>
            <w:r>
              <w:rPr>
                <w:lang w:val="en-GB"/>
              </w:rPr>
              <w:t>249</w:t>
            </w:r>
          </w:p>
        </w:tc>
      </w:tr>
      <w:tr w:rsidR="006D55D0" w14:paraId="0D331809" w14:textId="77777777" w:rsidTr="006D55D0">
        <w:tc>
          <w:tcPr>
            <w:tcW w:w="1878" w:type="dxa"/>
            <w:gridSpan w:val="2"/>
            <w:tcBorders>
              <w:top w:val="single" w:sz="4" w:space="0" w:color="000000"/>
              <w:left w:val="single" w:sz="4" w:space="0" w:color="000000"/>
              <w:bottom w:val="single" w:sz="4" w:space="0" w:color="000000"/>
            </w:tcBorders>
          </w:tcPr>
          <w:p w14:paraId="2EF82E34" w14:textId="322D459A" w:rsidR="006D55D0" w:rsidRDefault="006D55D0" w:rsidP="003C3C6D">
            <w:pPr>
              <w:snapToGrid w:val="0"/>
              <w:jc w:val="center"/>
              <w:rPr>
                <w:lang w:val="en-GB"/>
              </w:rPr>
            </w:pPr>
            <w:r>
              <w:rPr>
                <w:lang w:val="en-GB"/>
              </w:rPr>
              <w:t>108</w:t>
            </w:r>
          </w:p>
        </w:tc>
        <w:tc>
          <w:tcPr>
            <w:tcW w:w="1058" w:type="dxa"/>
            <w:tcBorders>
              <w:top w:val="single" w:sz="4" w:space="0" w:color="000000"/>
              <w:left w:val="single" w:sz="4" w:space="0" w:color="000000"/>
              <w:bottom w:val="single" w:sz="4" w:space="0" w:color="000000"/>
            </w:tcBorders>
          </w:tcPr>
          <w:p w14:paraId="0211532A" w14:textId="039A8132" w:rsidR="006D55D0" w:rsidRDefault="006D55D0" w:rsidP="003C3C6D">
            <w:pPr>
              <w:snapToGrid w:val="0"/>
              <w:jc w:val="center"/>
              <w:rPr>
                <w:lang w:val="en-GB"/>
              </w:rPr>
            </w:pPr>
            <w:proofErr w:type="spellStart"/>
            <w:r>
              <w:rPr>
                <w:lang w:val="en-GB"/>
              </w:rPr>
              <w:t>MgH</w:t>
            </w:r>
            <w:proofErr w:type="spellEnd"/>
          </w:p>
        </w:tc>
        <w:tc>
          <w:tcPr>
            <w:tcW w:w="567" w:type="dxa"/>
            <w:tcBorders>
              <w:top w:val="single" w:sz="4" w:space="0" w:color="000000"/>
              <w:left w:val="single" w:sz="4" w:space="0" w:color="000000"/>
              <w:bottom w:val="single" w:sz="4" w:space="0" w:color="000000"/>
            </w:tcBorders>
          </w:tcPr>
          <w:p w14:paraId="6DB036A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C2E11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E6B8BD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E0FE43"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88748E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9048370" w14:textId="39ADE450" w:rsidR="006D55D0" w:rsidRDefault="006D55D0" w:rsidP="003C3C6D">
            <w:pPr>
              <w:snapToGrid w:val="0"/>
              <w:rPr>
                <w:lang w:val="en-GB"/>
              </w:rPr>
            </w:pPr>
            <w:r>
              <w:rPr>
                <w:lang w:val="en-GB"/>
              </w:rPr>
              <w:t>241</w:t>
            </w:r>
          </w:p>
        </w:tc>
      </w:tr>
      <w:tr w:rsidR="006D55D0" w14:paraId="10B60B66" w14:textId="77777777" w:rsidTr="006D55D0">
        <w:tc>
          <w:tcPr>
            <w:tcW w:w="1878" w:type="dxa"/>
            <w:gridSpan w:val="2"/>
            <w:tcBorders>
              <w:top w:val="single" w:sz="4" w:space="0" w:color="000000"/>
              <w:left w:val="single" w:sz="4" w:space="0" w:color="000000"/>
              <w:bottom w:val="single" w:sz="4" w:space="0" w:color="000000"/>
            </w:tcBorders>
          </w:tcPr>
          <w:p w14:paraId="7C2DDB85" w14:textId="6EBE68A1" w:rsidR="006D55D0" w:rsidRDefault="006D55D0" w:rsidP="003C3C6D">
            <w:pPr>
              <w:snapToGrid w:val="0"/>
              <w:jc w:val="center"/>
              <w:rPr>
                <w:lang w:val="en-GB"/>
              </w:rPr>
            </w:pPr>
            <w:r>
              <w:rPr>
                <w:lang w:val="en-GB"/>
              </w:rPr>
              <w:t>109</w:t>
            </w:r>
          </w:p>
        </w:tc>
        <w:tc>
          <w:tcPr>
            <w:tcW w:w="1058" w:type="dxa"/>
            <w:tcBorders>
              <w:top w:val="single" w:sz="4" w:space="0" w:color="000000"/>
              <w:left w:val="single" w:sz="4" w:space="0" w:color="000000"/>
              <w:bottom w:val="single" w:sz="4" w:space="0" w:color="000000"/>
            </w:tcBorders>
          </w:tcPr>
          <w:p w14:paraId="064B7DBF" w14:textId="7A5F2D1E" w:rsidR="006D55D0" w:rsidRDefault="006D55D0" w:rsidP="003C3C6D">
            <w:pPr>
              <w:snapToGrid w:val="0"/>
              <w:jc w:val="center"/>
              <w:rPr>
                <w:lang w:val="en-GB"/>
              </w:rPr>
            </w:pPr>
            <w:r>
              <w:rPr>
                <w:lang w:val="en-GB"/>
              </w:rPr>
              <w:t>MgO</w:t>
            </w:r>
          </w:p>
        </w:tc>
        <w:tc>
          <w:tcPr>
            <w:tcW w:w="567" w:type="dxa"/>
            <w:tcBorders>
              <w:top w:val="single" w:sz="4" w:space="0" w:color="000000"/>
              <w:left w:val="single" w:sz="4" w:space="0" w:color="000000"/>
              <w:bottom w:val="single" w:sz="4" w:space="0" w:color="000000"/>
            </w:tcBorders>
          </w:tcPr>
          <w:p w14:paraId="1923C8C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CD948B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C75B9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1171CB"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474C9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522082" w14:textId="2107CFE0" w:rsidR="006D55D0" w:rsidRDefault="006D55D0" w:rsidP="003C3C6D">
            <w:pPr>
              <w:snapToGrid w:val="0"/>
              <w:rPr>
                <w:lang w:val="en-GB"/>
              </w:rPr>
            </w:pPr>
            <w:r>
              <w:rPr>
                <w:lang w:val="en-GB"/>
              </w:rPr>
              <w:t>246</w:t>
            </w:r>
          </w:p>
        </w:tc>
      </w:tr>
      <w:tr w:rsidR="006D55D0" w14:paraId="45BD434C" w14:textId="77777777" w:rsidTr="006D55D0">
        <w:tc>
          <w:tcPr>
            <w:tcW w:w="1878" w:type="dxa"/>
            <w:gridSpan w:val="2"/>
            <w:tcBorders>
              <w:top w:val="single" w:sz="4" w:space="0" w:color="000000"/>
              <w:left w:val="single" w:sz="4" w:space="0" w:color="000000"/>
              <w:bottom w:val="single" w:sz="4" w:space="0" w:color="000000"/>
            </w:tcBorders>
          </w:tcPr>
          <w:p w14:paraId="32DFF84F" w14:textId="2C340DBD" w:rsidR="006D55D0" w:rsidRDefault="006D55D0" w:rsidP="003C3C6D">
            <w:pPr>
              <w:snapToGrid w:val="0"/>
              <w:jc w:val="center"/>
              <w:rPr>
                <w:lang w:val="en-GB"/>
              </w:rPr>
            </w:pPr>
            <w:r>
              <w:rPr>
                <w:lang w:val="en-GB"/>
              </w:rPr>
              <w:t>110</w:t>
            </w:r>
          </w:p>
        </w:tc>
        <w:tc>
          <w:tcPr>
            <w:tcW w:w="1058" w:type="dxa"/>
            <w:tcBorders>
              <w:top w:val="single" w:sz="4" w:space="0" w:color="000000"/>
              <w:left w:val="single" w:sz="4" w:space="0" w:color="000000"/>
              <w:bottom w:val="single" w:sz="4" w:space="0" w:color="000000"/>
            </w:tcBorders>
          </w:tcPr>
          <w:p w14:paraId="5545C7A3" w14:textId="49EBD670" w:rsidR="006D55D0" w:rsidRPr="006F2754" w:rsidRDefault="006D55D0" w:rsidP="003C3C6D">
            <w:pPr>
              <w:snapToGrid w:val="0"/>
              <w:jc w:val="center"/>
              <w:rPr>
                <w:lang w:val="en-GB"/>
              </w:rPr>
            </w:pPr>
            <w:r>
              <w:rPr>
                <w:lang w:val="en-GB"/>
              </w:rPr>
              <w:t>NaCl</w:t>
            </w:r>
          </w:p>
        </w:tc>
        <w:tc>
          <w:tcPr>
            <w:tcW w:w="567" w:type="dxa"/>
            <w:tcBorders>
              <w:top w:val="single" w:sz="4" w:space="0" w:color="000000"/>
              <w:left w:val="single" w:sz="4" w:space="0" w:color="000000"/>
              <w:bottom w:val="single" w:sz="4" w:space="0" w:color="000000"/>
            </w:tcBorders>
          </w:tcPr>
          <w:p w14:paraId="7108A95B"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455EC89"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6033F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8B554E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F861BA5"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6DF75F7" w14:textId="691DD8A1" w:rsidR="006D55D0" w:rsidRDefault="006D55D0" w:rsidP="003C3C6D">
            <w:pPr>
              <w:snapToGrid w:val="0"/>
              <w:rPr>
                <w:lang w:val="en-GB"/>
              </w:rPr>
            </w:pPr>
            <w:r>
              <w:rPr>
                <w:lang w:val="en-GB"/>
              </w:rPr>
              <w:t>235</w:t>
            </w:r>
          </w:p>
        </w:tc>
      </w:tr>
      <w:tr w:rsidR="006D55D0" w14:paraId="21DDBB33" w14:textId="77777777" w:rsidTr="006D55D0">
        <w:tc>
          <w:tcPr>
            <w:tcW w:w="1878" w:type="dxa"/>
            <w:gridSpan w:val="2"/>
            <w:tcBorders>
              <w:top w:val="single" w:sz="4" w:space="0" w:color="000000"/>
              <w:left w:val="single" w:sz="4" w:space="0" w:color="000000"/>
              <w:bottom w:val="single" w:sz="4" w:space="0" w:color="000000"/>
            </w:tcBorders>
          </w:tcPr>
          <w:p w14:paraId="08CB87CA" w14:textId="15FF7C7A" w:rsidR="006D55D0" w:rsidRDefault="006D55D0" w:rsidP="003C3C6D">
            <w:pPr>
              <w:snapToGrid w:val="0"/>
              <w:jc w:val="center"/>
              <w:rPr>
                <w:lang w:val="en-GB"/>
              </w:rPr>
            </w:pPr>
            <w:r>
              <w:rPr>
                <w:lang w:val="en-GB"/>
              </w:rPr>
              <w:t>111</w:t>
            </w:r>
          </w:p>
        </w:tc>
        <w:tc>
          <w:tcPr>
            <w:tcW w:w="1058" w:type="dxa"/>
            <w:tcBorders>
              <w:top w:val="single" w:sz="4" w:space="0" w:color="000000"/>
              <w:left w:val="single" w:sz="4" w:space="0" w:color="000000"/>
              <w:bottom w:val="single" w:sz="4" w:space="0" w:color="000000"/>
            </w:tcBorders>
          </w:tcPr>
          <w:p w14:paraId="0325074F" w14:textId="2BF722B5" w:rsidR="006D55D0" w:rsidRPr="006F2754" w:rsidRDefault="006D55D0" w:rsidP="003C3C6D">
            <w:pPr>
              <w:snapToGrid w:val="0"/>
              <w:jc w:val="center"/>
              <w:rPr>
                <w:lang w:val="en-GB"/>
              </w:rPr>
            </w:pPr>
            <w:proofErr w:type="spellStart"/>
            <w:r>
              <w:rPr>
                <w:lang w:val="en-GB"/>
              </w:rPr>
              <w:t>NaF</w:t>
            </w:r>
            <w:proofErr w:type="spellEnd"/>
          </w:p>
        </w:tc>
        <w:tc>
          <w:tcPr>
            <w:tcW w:w="567" w:type="dxa"/>
            <w:tcBorders>
              <w:top w:val="single" w:sz="4" w:space="0" w:color="000000"/>
              <w:left w:val="single" w:sz="4" w:space="0" w:color="000000"/>
              <w:bottom w:val="single" w:sz="4" w:space="0" w:color="000000"/>
            </w:tcBorders>
          </w:tcPr>
          <w:p w14:paraId="3E961A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F89079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6F4AF3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3F3249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1CF19CF"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11DDE15" w14:textId="0CE07944" w:rsidR="006D55D0" w:rsidRDefault="006D55D0" w:rsidP="003C3C6D">
            <w:pPr>
              <w:snapToGrid w:val="0"/>
              <w:rPr>
                <w:lang w:val="en-GB"/>
              </w:rPr>
            </w:pPr>
            <w:r>
              <w:rPr>
                <w:lang w:val="en-GB"/>
              </w:rPr>
              <w:t>239</w:t>
            </w:r>
          </w:p>
        </w:tc>
      </w:tr>
      <w:tr w:rsidR="006D55D0" w14:paraId="7719E815" w14:textId="77777777" w:rsidTr="006D55D0">
        <w:tc>
          <w:tcPr>
            <w:tcW w:w="1878" w:type="dxa"/>
            <w:gridSpan w:val="2"/>
            <w:tcBorders>
              <w:top w:val="single" w:sz="4" w:space="0" w:color="000000"/>
              <w:left w:val="single" w:sz="4" w:space="0" w:color="000000"/>
              <w:bottom w:val="single" w:sz="4" w:space="0" w:color="000000"/>
            </w:tcBorders>
          </w:tcPr>
          <w:p w14:paraId="526358D6" w14:textId="41DC1D82" w:rsidR="006D55D0" w:rsidRDefault="006D55D0" w:rsidP="003C3C6D">
            <w:pPr>
              <w:snapToGrid w:val="0"/>
              <w:jc w:val="center"/>
              <w:rPr>
                <w:lang w:val="en-GB"/>
              </w:rPr>
            </w:pPr>
            <w:r>
              <w:rPr>
                <w:lang w:val="en-GB"/>
              </w:rPr>
              <w:t>112</w:t>
            </w:r>
          </w:p>
        </w:tc>
        <w:tc>
          <w:tcPr>
            <w:tcW w:w="1058" w:type="dxa"/>
            <w:tcBorders>
              <w:top w:val="single" w:sz="4" w:space="0" w:color="000000"/>
              <w:left w:val="single" w:sz="4" w:space="0" w:color="000000"/>
              <w:bottom w:val="single" w:sz="4" w:space="0" w:color="000000"/>
            </w:tcBorders>
          </w:tcPr>
          <w:p w14:paraId="4853E441" w14:textId="04D278EB" w:rsidR="006D55D0" w:rsidRPr="006F2754" w:rsidRDefault="006D55D0" w:rsidP="003C3C6D">
            <w:pPr>
              <w:snapToGrid w:val="0"/>
              <w:jc w:val="center"/>
              <w:rPr>
                <w:lang w:val="en-GB"/>
              </w:rPr>
            </w:pPr>
            <w:proofErr w:type="spellStart"/>
            <w:r>
              <w:rPr>
                <w:lang w:val="en-GB"/>
              </w:rPr>
              <w:t>NaH</w:t>
            </w:r>
            <w:proofErr w:type="spellEnd"/>
          </w:p>
        </w:tc>
        <w:tc>
          <w:tcPr>
            <w:tcW w:w="567" w:type="dxa"/>
            <w:tcBorders>
              <w:top w:val="single" w:sz="4" w:space="0" w:color="000000"/>
              <w:left w:val="single" w:sz="4" w:space="0" w:color="000000"/>
              <w:bottom w:val="single" w:sz="4" w:space="0" w:color="000000"/>
            </w:tcBorders>
          </w:tcPr>
          <w:p w14:paraId="55687B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5BF6E1"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1AE755"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29A0A9"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E056C1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1111330" w14:textId="06E70370" w:rsidR="006D55D0" w:rsidRDefault="006D55D0" w:rsidP="003C3C6D">
            <w:pPr>
              <w:snapToGrid w:val="0"/>
              <w:rPr>
                <w:lang w:val="en-GB"/>
              </w:rPr>
            </w:pPr>
            <w:r>
              <w:rPr>
                <w:lang w:val="en-GB"/>
              </w:rPr>
              <w:t>231</w:t>
            </w:r>
          </w:p>
        </w:tc>
      </w:tr>
      <w:tr w:rsidR="006D55D0" w14:paraId="2294CC4C" w14:textId="77777777" w:rsidTr="006D55D0">
        <w:tc>
          <w:tcPr>
            <w:tcW w:w="1878" w:type="dxa"/>
            <w:gridSpan w:val="2"/>
            <w:tcBorders>
              <w:top w:val="single" w:sz="4" w:space="0" w:color="000000"/>
              <w:left w:val="single" w:sz="4" w:space="0" w:color="000000"/>
              <w:bottom w:val="single" w:sz="4" w:space="0" w:color="000000"/>
            </w:tcBorders>
          </w:tcPr>
          <w:p w14:paraId="37E9710E" w14:textId="22FEDF42" w:rsidR="006D55D0" w:rsidRDefault="006D55D0" w:rsidP="003C3C6D">
            <w:pPr>
              <w:snapToGrid w:val="0"/>
              <w:jc w:val="center"/>
              <w:rPr>
                <w:lang w:val="en-GB"/>
              </w:rPr>
            </w:pPr>
            <w:r>
              <w:rPr>
                <w:lang w:val="en-GB"/>
              </w:rPr>
              <w:t>113</w:t>
            </w:r>
          </w:p>
        </w:tc>
        <w:tc>
          <w:tcPr>
            <w:tcW w:w="1058" w:type="dxa"/>
            <w:tcBorders>
              <w:top w:val="single" w:sz="4" w:space="0" w:color="000000"/>
              <w:left w:val="single" w:sz="4" w:space="0" w:color="000000"/>
              <w:bottom w:val="single" w:sz="4" w:space="0" w:color="000000"/>
            </w:tcBorders>
          </w:tcPr>
          <w:p w14:paraId="11A2F0A5" w14:textId="65519841" w:rsidR="006D55D0" w:rsidRDefault="006D55D0" w:rsidP="003C3C6D">
            <w:pPr>
              <w:snapToGrid w:val="0"/>
              <w:jc w:val="center"/>
              <w:rPr>
                <w:lang w:val="en-GB"/>
              </w:rPr>
            </w:pPr>
            <w:r>
              <w:rPr>
                <w:lang w:val="en-GB"/>
              </w:rPr>
              <w:t>NH</w:t>
            </w:r>
          </w:p>
        </w:tc>
        <w:tc>
          <w:tcPr>
            <w:tcW w:w="567" w:type="dxa"/>
            <w:tcBorders>
              <w:top w:val="single" w:sz="4" w:space="0" w:color="000000"/>
              <w:left w:val="single" w:sz="4" w:space="0" w:color="000000"/>
              <w:bottom w:val="single" w:sz="4" w:space="0" w:color="000000"/>
            </w:tcBorders>
          </w:tcPr>
          <w:p w14:paraId="32F69327"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8781543"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D479D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F53FAE8"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3CD9E9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4956D4" w14:textId="048BA730" w:rsidR="006D55D0" w:rsidRDefault="006D55D0" w:rsidP="003C3C6D">
            <w:pPr>
              <w:snapToGrid w:val="0"/>
              <w:rPr>
                <w:lang w:val="en-GB"/>
              </w:rPr>
            </w:pPr>
            <w:r>
              <w:rPr>
                <w:lang w:val="en-GB"/>
              </w:rPr>
              <w:t>41</w:t>
            </w:r>
          </w:p>
        </w:tc>
      </w:tr>
      <w:tr w:rsidR="006D55D0" w14:paraId="63D9BA01" w14:textId="77777777" w:rsidTr="006D55D0">
        <w:tc>
          <w:tcPr>
            <w:tcW w:w="1878" w:type="dxa"/>
            <w:gridSpan w:val="2"/>
            <w:tcBorders>
              <w:top w:val="single" w:sz="4" w:space="0" w:color="000000"/>
              <w:left w:val="single" w:sz="4" w:space="0" w:color="000000"/>
              <w:bottom w:val="single" w:sz="4" w:space="0" w:color="000000"/>
            </w:tcBorders>
          </w:tcPr>
          <w:p w14:paraId="416E4BD0" w14:textId="44F9AAB3" w:rsidR="006D55D0" w:rsidRDefault="006D55D0" w:rsidP="003C3C6D">
            <w:pPr>
              <w:snapToGrid w:val="0"/>
              <w:jc w:val="center"/>
              <w:rPr>
                <w:lang w:val="en-GB"/>
              </w:rPr>
            </w:pPr>
            <w:r>
              <w:rPr>
                <w:lang w:val="en-GB"/>
              </w:rPr>
              <w:t>114</w:t>
            </w:r>
          </w:p>
        </w:tc>
        <w:tc>
          <w:tcPr>
            <w:tcW w:w="1058" w:type="dxa"/>
            <w:tcBorders>
              <w:top w:val="single" w:sz="4" w:space="0" w:color="000000"/>
              <w:left w:val="single" w:sz="4" w:space="0" w:color="000000"/>
              <w:bottom w:val="single" w:sz="4" w:space="0" w:color="000000"/>
            </w:tcBorders>
          </w:tcPr>
          <w:p w14:paraId="3F5F39FD" w14:textId="2AFC0CA1" w:rsidR="006D55D0" w:rsidRPr="006F2754" w:rsidRDefault="006D55D0" w:rsidP="003C3C6D">
            <w:pPr>
              <w:snapToGrid w:val="0"/>
              <w:jc w:val="center"/>
              <w:rPr>
                <w:lang w:val="en-GB"/>
              </w:rPr>
            </w:pPr>
            <w:r>
              <w:rPr>
                <w:lang w:val="en-GB"/>
              </w:rPr>
              <w:t>NS</w:t>
            </w:r>
          </w:p>
        </w:tc>
        <w:tc>
          <w:tcPr>
            <w:tcW w:w="567" w:type="dxa"/>
            <w:tcBorders>
              <w:top w:val="single" w:sz="4" w:space="0" w:color="000000"/>
              <w:left w:val="single" w:sz="4" w:space="0" w:color="000000"/>
              <w:bottom w:val="single" w:sz="4" w:space="0" w:color="000000"/>
            </w:tcBorders>
          </w:tcPr>
          <w:p w14:paraId="4340671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8BECDF2"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AEF7D6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0ABA780"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445985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CF310D7" w14:textId="3A57C95D" w:rsidR="006D55D0" w:rsidRDefault="006D55D0" w:rsidP="003C3C6D">
            <w:pPr>
              <w:snapToGrid w:val="0"/>
              <w:rPr>
                <w:lang w:val="en-GB"/>
              </w:rPr>
            </w:pPr>
            <w:r>
              <w:rPr>
                <w:lang w:val="en-GB"/>
              </w:rPr>
              <w:t>42</w:t>
            </w:r>
          </w:p>
        </w:tc>
      </w:tr>
      <w:tr w:rsidR="006D55D0" w14:paraId="31F17E51" w14:textId="77777777" w:rsidTr="006D55D0">
        <w:tc>
          <w:tcPr>
            <w:tcW w:w="1878" w:type="dxa"/>
            <w:gridSpan w:val="2"/>
            <w:tcBorders>
              <w:top w:val="single" w:sz="4" w:space="0" w:color="000000"/>
              <w:left w:val="single" w:sz="4" w:space="0" w:color="000000"/>
              <w:bottom w:val="single" w:sz="4" w:space="0" w:color="000000"/>
            </w:tcBorders>
          </w:tcPr>
          <w:p w14:paraId="32C1B785" w14:textId="550CEA5D" w:rsidR="006D55D0" w:rsidRDefault="006D55D0" w:rsidP="003C3C6D">
            <w:pPr>
              <w:snapToGrid w:val="0"/>
              <w:jc w:val="center"/>
              <w:rPr>
                <w:lang w:val="en-GB"/>
              </w:rPr>
            </w:pPr>
            <w:r>
              <w:rPr>
                <w:lang w:val="en-GB"/>
              </w:rPr>
              <w:t>115</w:t>
            </w:r>
          </w:p>
        </w:tc>
        <w:tc>
          <w:tcPr>
            <w:tcW w:w="1058" w:type="dxa"/>
            <w:tcBorders>
              <w:top w:val="single" w:sz="4" w:space="0" w:color="000000"/>
              <w:left w:val="single" w:sz="4" w:space="0" w:color="000000"/>
              <w:bottom w:val="single" w:sz="4" w:space="0" w:color="000000"/>
            </w:tcBorders>
          </w:tcPr>
          <w:p w14:paraId="4CAA2628" w14:textId="7FFEC0E8" w:rsidR="006D55D0" w:rsidRPr="006F2754" w:rsidRDefault="006D55D0" w:rsidP="003C3C6D">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686B94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97DBB9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7928CE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34A68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AE65C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6D9B74" w14:textId="63CC8C96" w:rsidR="006D55D0" w:rsidRDefault="006D55D0" w:rsidP="003C3C6D">
            <w:pPr>
              <w:snapToGrid w:val="0"/>
              <w:rPr>
                <w:lang w:val="en-GB"/>
              </w:rPr>
            </w:pPr>
            <w:r>
              <w:rPr>
                <w:lang w:val="en-GB"/>
              </w:rPr>
              <w:t>61</w:t>
            </w:r>
          </w:p>
        </w:tc>
      </w:tr>
      <w:tr w:rsidR="006D55D0" w14:paraId="67833CE3" w14:textId="77777777" w:rsidTr="006D55D0">
        <w:tc>
          <w:tcPr>
            <w:tcW w:w="1878" w:type="dxa"/>
            <w:gridSpan w:val="2"/>
            <w:tcBorders>
              <w:top w:val="single" w:sz="4" w:space="0" w:color="000000"/>
              <w:left w:val="single" w:sz="4" w:space="0" w:color="000000"/>
              <w:bottom w:val="single" w:sz="4" w:space="0" w:color="000000"/>
            </w:tcBorders>
          </w:tcPr>
          <w:p w14:paraId="1887C6B7" w14:textId="177A1805" w:rsidR="006D55D0" w:rsidRDefault="006D55D0" w:rsidP="003C3C6D">
            <w:pPr>
              <w:snapToGrid w:val="0"/>
              <w:jc w:val="center"/>
              <w:rPr>
                <w:lang w:val="en-GB"/>
              </w:rPr>
            </w:pPr>
            <w:r>
              <w:rPr>
                <w:lang w:val="en-GB"/>
              </w:rPr>
              <w:t>116</w:t>
            </w:r>
          </w:p>
        </w:tc>
        <w:tc>
          <w:tcPr>
            <w:tcW w:w="1058" w:type="dxa"/>
            <w:tcBorders>
              <w:top w:val="single" w:sz="4" w:space="0" w:color="000000"/>
              <w:left w:val="single" w:sz="4" w:space="0" w:color="000000"/>
              <w:bottom w:val="single" w:sz="4" w:space="0" w:color="000000"/>
            </w:tcBorders>
          </w:tcPr>
          <w:p w14:paraId="2BDF136D" w14:textId="3345FFEC" w:rsidR="006D55D0" w:rsidRPr="006F2754" w:rsidRDefault="006D55D0" w:rsidP="003C3C6D">
            <w:pPr>
              <w:snapToGrid w:val="0"/>
              <w:jc w:val="center"/>
              <w:rPr>
                <w:lang w:val="en-GB"/>
              </w:rPr>
            </w:pPr>
            <w:r>
              <w:rPr>
                <w:lang w:val="en-GB"/>
              </w:rPr>
              <w:t>cis-P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7F9183D"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A23954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221C82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09B0A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FCAE0F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264072" w14:textId="3FD7745F" w:rsidR="006D55D0" w:rsidRDefault="006D55D0" w:rsidP="003C3C6D">
            <w:pPr>
              <w:snapToGrid w:val="0"/>
              <w:rPr>
                <w:lang w:val="en-GB"/>
              </w:rPr>
            </w:pPr>
            <w:r>
              <w:rPr>
                <w:lang w:val="en-GB"/>
              </w:rPr>
              <w:t>311</w:t>
            </w:r>
          </w:p>
        </w:tc>
      </w:tr>
      <w:tr w:rsidR="006D55D0" w14:paraId="0D095DF1" w14:textId="77777777" w:rsidTr="006D55D0">
        <w:tc>
          <w:tcPr>
            <w:tcW w:w="1878" w:type="dxa"/>
            <w:gridSpan w:val="2"/>
            <w:tcBorders>
              <w:top w:val="single" w:sz="4" w:space="0" w:color="000000"/>
              <w:left w:val="single" w:sz="4" w:space="0" w:color="000000"/>
              <w:bottom w:val="single" w:sz="4" w:space="0" w:color="000000"/>
            </w:tcBorders>
          </w:tcPr>
          <w:p w14:paraId="30C3CAC0" w14:textId="4CD9CCB1" w:rsidR="006D55D0" w:rsidRDefault="006D55D0" w:rsidP="003C3C6D">
            <w:pPr>
              <w:snapToGrid w:val="0"/>
              <w:jc w:val="center"/>
              <w:rPr>
                <w:lang w:val="en-GB"/>
              </w:rPr>
            </w:pPr>
            <w:r>
              <w:rPr>
                <w:lang w:val="en-GB"/>
              </w:rPr>
              <w:t>117</w:t>
            </w:r>
          </w:p>
        </w:tc>
        <w:tc>
          <w:tcPr>
            <w:tcW w:w="1058" w:type="dxa"/>
            <w:tcBorders>
              <w:top w:val="single" w:sz="4" w:space="0" w:color="000000"/>
              <w:left w:val="single" w:sz="4" w:space="0" w:color="000000"/>
              <w:bottom w:val="single" w:sz="4" w:space="0" w:color="000000"/>
            </w:tcBorders>
          </w:tcPr>
          <w:p w14:paraId="6245EC02" w14:textId="412E2435" w:rsidR="006D55D0" w:rsidRPr="006F2754" w:rsidRDefault="006D55D0" w:rsidP="003C3C6D">
            <w:pPr>
              <w:snapToGrid w:val="0"/>
              <w:jc w:val="center"/>
              <w:rPr>
                <w:lang w:val="en-GB"/>
              </w:rPr>
            </w:pPr>
            <w:r>
              <w:rPr>
                <w:lang w:val="en-GB"/>
              </w:rPr>
              <w:t>trans-P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F7BF4C6"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16A26E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64012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8D11B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ED0CB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EB382" w14:textId="0DA6D1A4" w:rsidR="006D55D0" w:rsidRDefault="006D55D0" w:rsidP="003C3C6D">
            <w:pPr>
              <w:snapToGrid w:val="0"/>
              <w:rPr>
                <w:lang w:val="en-GB"/>
              </w:rPr>
            </w:pPr>
            <w:r>
              <w:rPr>
                <w:lang w:val="en-GB"/>
              </w:rPr>
              <w:t>311</w:t>
            </w:r>
          </w:p>
        </w:tc>
      </w:tr>
      <w:tr w:rsidR="006D55D0" w14:paraId="654F38BB" w14:textId="77777777" w:rsidTr="006D55D0">
        <w:tc>
          <w:tcPr>
            <w:tcW w:w="1878" w:type="dxa"/>
            <w:gridSpan w:val="2"/>
            <w:tcBorders>
              <w:top w:val="single" w:sz="4" w:space="0" w:color="000000"/>
              <w:left w:val="single" w:sz="4" w:space="0" w:color="000000"/>
              <w:bottom w:val="single" w:sz="4" w:space="0" w:color="000000"/>
            </w:tcBorders>
          </w:tcPr>
          <w:p w14:paraId="3B65A69D" w14:textId="115F5038" w:rsidR="006D55D0" w:rsidRDefault="006D55D0" w:rsidP="003C3C6D">
            <w:pPr>
              <w:snapToGrid w:val="0"/>
              <w:jc w:val="center"/>
              <w:rPr>
                <w:lang w:val="en-GB"/>
              </w:rPr>
            </w:pPr>
            <w:r>
              <w:rPr>
                <w:lang w:val="en-GB"/>
              </w:rPr>
              <w:t>118</w:t>
            </w:r>
          </w:p>
        </w:tc>
        <w:tc>
          <w:tcPr>
            <w:tcW w:w="1058" w:type="dxa"/>
            <w:tcBorders>
              <w:top w:val="single" w:sz="4" w:space="0" w:color="000000"/>
              <w:left w:val="single" w:sz="4" w:space="0" w:color="000000"/>
              <w:bottom w:val="single" w:sz="4" w:space="0" w:color="000000"/>
            </w:tcBorders>
          </w:tcPr>
          <w:p w14:paraId="45B5BA7D" w14:textId="50E63DB0" w:rsidR="006D55D0" w:rsidRDefault="006D55D0" w:rsidP="003C3C6D">
            <w:pPr>
              <w:snapToGrid w:val="0"/>
              <w:jc w:val="center"/>
              <w:rPr>
                <w:lang w:val="en-GB"/>
              </w:rPr>
            </w:pPr>
            <w:r>
              <w:rPr>
                <w:lang w:val="en-GB"/>
              </w:rPr>
              <w:t>PH</w:t>
            </w:r>
          </w:p>
        </w:tc>
        <w:tc>
          <w:tcPr>
            <w:tcW w:w="567" w:type="dxa"/>
            <w:tcBorders>
              <w:top w:val="single" w:sz="4" w:space="0" w:color="000000"/>
              <w:left w:val="single" w:sz="4" w:space="0" w:color="000000"/>
              <w:bottom w:val="single" w:sz="4" w:space="0" w:color="000000"/>
            </w:tcBorders>
          </w:tcPr>
          <w:p w14:paraId="67C02500"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15857C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2D356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6699C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25DCE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977422" w14:textId="1FF47CD6" w:rsidR="006D55D0" w:rsidRDefault="006D55D0" w:rsidP="003C3C6D">
            <w:pPr>
              <w:snapToGrid w:val="0"/>
              <w:rPr>
                <w:lang w:val="en-GB"/>
              </w:rPr>
            </w:pPr>
            <w:r>
              <w:rPr>
                <w:lang w:val="en-GB"/>
              </w:rPr>
              <w:t>311</w:t>
            </w:r>
          </w:p>
        </w:tc>
      </w:tr>
      <w:tr w:rsidR="006D55D0" w14:paraId="2F9379C4" w14:textId="77777777" w:rsidTr="006D55D0">
        <w:tc>
          <w:tcPr>
            <w:tcW w:w="1878" w:type="dxa"/>
            <w:gridSpan w:val="2"/>
            <w:tcBorders>
              <w:top w:val="single" w:sz="4" w:space="0" w:color="000000"/>
              <w:left w:val="single" w:sz="4" w:space="0" w:color="000000"/>
              <w:bottom w:val="single" w:sz="4" w:space="0" w:color="000000"/>
            </w:tcBorders>
          </w:tcPr>
          <w:p w14:paraId="2B404BDB" w14:textId="0097B4D9" w:rsidR="006D55D0" w:rsidRDefault="006D55D0" w:rsidP="003C3C6D">
            <w:pPr>
              <w:snapToGrid w:val="0"/>
              <w:jc w:val="center"/>
              <w:rPr>
                <w:lang w:val="en-GB"/>
              </w:rPr>
            </w:pPr>
            <w:r>
              <w:rPr>
                <w:lang w:val="en-GB"/>
              </w:rPr>
              <w:t>119</w:t>
            </w:r>
          </w:p>
        </w:tc>
        <w:tc>
          <w:tcPr>
            <w:tcW w:w="1058" w:type="dxa"/>
            <w:tcBorders>
              <w:top w:val="single" w:sz="4" w:space="0" w:color="000000"/>
              <w:left w:val="single" w:sz="4" w:space="0" w:color="000000"/>
              <w:bottom w:val="single" w:sz="4" w:space="0" w:color="000000"/>
            </w:tcBorders>
          </w:tcPr>
          <w:p w14:paraId="5CAAD5F1" w14:textId="3E599200" w:rsidR="006D55D0" w:rsidRDefault="006D55D0" w:rsidP="003C3C6D">
            <w:pPr>
              <w:snapToGrid w:val="0"/>
              <w:jc w:val="center"/>
              <w:rPr>
                <w:lang w:val="en-GB"/>
              </w:rPr>
            </w:pPr>
            <w:r>
              <w:rPr>
                <w:lang w:val="en-GB"/>
              </w:rPr>
              <w:t>PN</w:t>
            </w:r>
          </w:p>
        </w:tc>
        <w:tc>
          <w:tcPr>
            <w:tcW w:w="567" w:type="dxa"/>
            <w:tcBorders>
              <w:top w:val="single" w:sz="4" w:space="0" w:color="000000"/>
              <w:left w:val="single" w:sz="4" w:space="0" w:color="000000"/>
              <w:bottom w:val="single" w:sz="4" w:space="0" w:color="000000"/>
            </w:tcBorders>
          </w:tcPr>
          <w:p w14:paraId="20DE6009"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E16F8D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53F83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670A3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2E0083F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4D3E20A" w14:textId="10784A7B" w:rsidR="006D55D0" w:rsidRDefault="006D55D0" w:rsidP="003C3C6D">
            <w:pPr>
              <w:snapToGrid w:val="0"/>
              <w:rPr>
                <w:lang w:val="en-GB"/>
              </w:rPr>
            </w:pPr>
            <w:r>
              <w:rPr>
                <w:lang w:val="en-GB"/>
              </w:rPr>
              <w:t>314</w:t>
            </w:r>
          </w:p>
        </w:tc>
      </w:tr>
      <w:tr w:rsidR="006D55D0" w14:paraId="425E06D7" w14:textId="77777777" w:rsidTr="006D55D0">
        <w:tc>
          <w:tcPr>
            <w:tcW w:w="1878" w:type="dxa"/>
            <w:gridSpan w:val="2"/>
            <w:tcBorders>
              <w:top w:val="single" w:sz="4" w:space="0" w:color="000000"/>
              <w:left w:val="single" w:sz="4" w:space="0" w:color="000000"/>
              <w:bottom w:val="single" w:sz="4" w:space="0" w:color="000000"/>
            </w:tcBorders>
          </w:tcPr>
          <w:p w14:paraId="47B32FC4" w14:textId="241EA904" w:rsidR="006D55D0" w:rsidRDefault="006D55D0" w:rsidP="003C3C6D">
            <w:pPr>
              <w:snapToGrid w:val="0"/>
              <w:jc w:val="center"/>
              <w:rPr>
                <w:lang w:val="en-GB"/>
              </w:rPr>
            </w:pPr>
            <w:r>
              <w:rPr>
                <w:lang w:val="en-GB"/>
              </w:rPr>
              <w:t>120</w:t>
            </w:r>
          </w:p>
        </w:tc>
        <w:tc>
          <w:tcPr>
            <w:tcW w:w="1058" w:type="dxa"/>
            <w:tcBorders>
              <w:top w:val="single" w:sz="4" w:space="0" w:color="000000"/>
              <w:left w:val="single" w:sz="4" w:space="0" w:color="000000"/>
              <w:bottom w:val="single" w:sz="4" w:space="0" w:color="000000"/>
            </w:tcBorders>
          </w:tcPr>
          <w:p w14:paraId="403C4AB2" w14:textId="0B2E6048" w:rsidR="006D55D0" w:rsidRDefault="006D55D0" w:rsidP="003C3C6D">
            <w:pPr>
              <w:snapToGrid w:val="0"/>
              <w:jc w:val="center"/>
              <w:rPr>
                <w:lang w:val="en-GB"/>
              </w:rPr>
            </w:pPr>
            <w:r>
              <w:rPr>
                <w:lang w:val="en-GB"/>
              </w:rPr>
              <w:t>PO</w:t>
            </w:r>
          </w:p>
        </w:tc>
        <w:tc>
          <w:tcPr>
            <w:tcW w:w="567" w:type="dxa"/>
            <w:tcBorders>
              <w:top w:val="single" w:sz="4" w:space="0" w:color="000000"/>
              <w:left w:val="single" w:sz="4" w:space="0" w:color="000000"/>
              <w:bottom w:val="single" w:sz="4" w:space="0" w:color="000000"/>
            </w:tcBorders>
          </w:tcPr>
          <w:p w14:paraId="640A55F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B91EE7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876AC2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B7AC2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0557A9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4DB678" w14:textId="448BB6B9" w:rsidR="006D55D0" w:rsidRDefault="006D55D0" w:rsidP="003C3C6D">
            <w:pPr>
              <w:snapToGrid w:val="0"/>
              <w:rPr>
                <w:lang w:val="en-GB"/>
              </w:rPr>
            </w:pPr>
            <w:r>
              <w:rPr>
                <w:lang w:val="en-GB"/>
              </w:rPr>
              <w:t>316</w:t>
            </w:r>
          </w:p>
        </w:tc>
      </w:tr>
      <w:tr w:rsidR="006D55D0" w14:paraId="38DB00EE" w14:textId="77777777" w:rsidTr="006D55D0">
        <w:tc>
          <w:tcPr>
            <w:tcW w:w="1878" w:type="dxa"/>
            <w:gridSpan w:val="2"/>
            <w:tcBorders>
              <w:top w:val="single" w:sz="4" w:space="0" w:color="000000"/>
              <w:left w:val="single" w:sz="4" w:space="0" w:color="000000"/>
              <w:bottom w:val="single" w:sz="4" w:space="0" w:color="000000"/>
            </w:tcBorders>
          </w:tcPr>
          <w:p w14:paraId="2C3947E3" w14:textId="765D0F15" w:rsidR="006D55D0" w:rsidRDefault="006D55D0" w:rsidP="003C3C6D">
            <w:pPr>
              <w:snapToGrid w:val="0"/>
              <w:jc w:val="center"/>
              <w:rPr>
                <w:lang w:val="en-GB"/>
              </w:rPr>
            </w:pPr>
            <w:r>
              <w:rPr>
                <w:lang w:val="en-GB"/>
              </w:rPr>
              <w:t>121</w:t>
            </w:r>
          </w:p>
        </w:tc>
        <w:tc>
          <w:tcPr>
            <w:tcW w:w="1058" w:type="dxa"/>
            <w:tcBorders>
              <w:top w:val="single" w:sz="4" w:space="0" w:color="000000"/>
              <w:left w:val="single" w:sz="4" w:space="0" w:color="000000"/>
              <w:bottom w:val="single" w:sz="4" w:space="0" w:color="000000"/>
            </w:tcBorders>
          </w:tcPr>
          <w:p w14:paraId="2C87AAE1" w14:textId="3FC20A20" w:rsidR="006D55D0" w:rsidRDefault="006D55D0" w:rsidP="003C3C6D">
            <w:pPr>
              <w:snapToGrid w:val="0"/>
              <w:jc w:val="center"/>
              <w:rPr>
                <w:lang w:val="en-GB"/>
              </w:rPr>
            </w:pPr>
            <w:r>
              <w:rPr>
                <w:lang w:val="en-GB"/>
              </w:rPr>
              <w:t>PS</w:t>
            </w:r>
          </w:p>
        </w:tc>
        <w:tc>
          <w:tcPr>
            <w:tcW w:w="567" w:type="dxa"/>
            <w:tcBorders>
              <w:top w:val="single" w:sz="4" w:space="0" w:color="000000"/>
              <w:left w:val="single" w:sz="4" w:space="0" w:color="000000"/>
              <w:bottom w:val="single" w:sz="4" w:space="0" w:color="000000"/>
            </w:tcBorders>
          </w:tcPr>
          <w:p w14:paraId="6BB3444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74FC0D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9A50E8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2B53D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3D4B0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B745482" w14:textId="18839115" w:rsidR="006D55D0" w:rsidRDefault="006D55D0" w:rsidP="003C3C6D">
            <w:pPr>
              <w:snapToGrid w:val="0"/>
              <w:rPr>
                <w:lang w:val="en-GB"/>
              </w:rPr>
            </w:pPr>
            <w:r>
              <w:rPr>
                <w:lang w:val="en-GB"/>
              </w:rPr>
              <w:t>312</w:t>
            </w:r>
          </w:p>
        </w:tc>
      </w:tr>
      <w:tr w:rsidR="006D55D0" w14:paraId="30DF7F9A" w14:textId="77777777" w:rsidTr="006D55D0">
        <w:tc>
          <w:tcPr>
            <w:tcW w:w="1878" w:type="dxa"/>
            <w:gridSpan w:val="2"/>
            <w:tcBorders>
              <w:top w:val="single" w:sz="4" w:space="0" w:color="000000"/>
              <w:left w:val="single" w:sz="4" w:space="0" w:color="000000"/>
              <w:bottom w:val="single" w:sz="4" w:space="0" w:color="000000"/>
            </w:tcBorders>
          </w:tcPr>
          <w:p w14:paraId="44BF6E1F" w14:textId="776E28C3" w:rsidR="006D55D0" w:rsidRDefault="006D55D0" w:rsidP="003C3C6D">
            <w:pPr>
              <w:snapToGrid w:val="0"/>
              <w:jc w:val="center"/>
              <w:rPr>
                <w:lang w:val="en-GB"/>
              </w:rPr>
            </w:pPr>
            <w:r>
              <w:rPr>
                <w:lang w:val="en-GB"/>
              </w:rPr>
              <w:t>122</w:t>
            </w:r>
          </w:p>
        </w:tc>
        <w:tc>
          <w:tcPr>
            <w:tcW w:w="1058" w:type="dxa"/>
            <w:tcBorders>
              <w:top w:val="single" w:sz="4" w:space="0" w:color="000000"/>
              <w:left w:val="single" w:sz="4" w:space="0" w:color="000000"/>
              <w:bottom w:val="single" w:sz="4" w:space="0" w:color="000000"/>
            </w:tcBorders>
          </w:tcPr>
          <w:p w14:paraId="7EF075EC" w14:textId="5C8021DA" w:rsidR="006D55D0" w:rsidRPr="00135C7B" w:rsidRDefault="006D55D0" w:rsidP="003C3C6D">
            <w:pPr>
              <w:snapToGrid w:val="0"/>
              <w:jc w:val="center"/>
              <w:rPr>
                <w:lang w:val="en-GB"/>
              </w:rPr>
            </w:pPr>
            <w:proofErr w:type="spellStart"/>
            <w:r>
              <w:rPr>
                <w:lang w:val="en-GB"/>
              </w:rPr>
              <w:t>ScH</w:t>
            </w:r>
            <w:proofErr w:type="spellEnd"/>
          </w:p>
        </w:tc>
        <w:tc>
          <w:tcPr>
            <w:tcW w:w="567" w:type="dxa"/>
            <w:tcBorders>
              <w:top w:val="single" w:sz="4" w:space="0" w:color="000000"/>
              <w:left w:val="single" w:sz="4" w:space="0" w:color="000000"/>
              <w:bottom w:val="single" w:sz="4" w:space="0" w:color="000000"/>
            </w:tcBorders>
          </w:tcPr>
          <w:p w14:paraId="69E8D6B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813D2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D142736"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3109D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954A64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7AB0DA" w14:textId="10B6BBCE" w:rsidR="006D55D0" w:rsidRDefault="006D55D0" w:rsidP="003C3C6D">
            <w:pPr>
              <w:snapToGrid w:val="0"/>
              <w:rPr>
                <w:lang w:val="en-GB"/>
              </w:rPr>
            </w:pPr>
            <w:r>
              <w:rPr>
                <w:lang w:val="en-GB"/>
              </w:rPr>
              <w:t>451</w:t>
            </w:r>
          </w:p>
        </w:tc>
      </w:tr>
      <w:tr w:rsidR="006D55D0" w14:paraId="247744E3" w14:textId="77777777" w:rsidTr="006D55D0">
        <w:tc>
          <w:tcPr>
            <w:tcW w:w="1878" w:type="dxa"/>
            <w:gridSpan w:val="2"/>
            <w:tcBorders>
              <w:top w:val="single" w:sz="4" w:space="0" w:color="000000"/>
              <w:left w:val="single" w:sz="4" w:space="0" w:color="000000"/>
              <w:bottom w:val="single" w:sz="4" w:space="0" w:color="000000"/>
            </w:tcBorders>
          </w:tcPr>
          <w:p w14:paraId="092EF9B6" w14:textId="56307DD1" w:rsidR="006D55D0" w:rsidRDefault="006D55D0" w:rsidP="003C3C6D">
            <w:pPr>
              <w:snapToGrid w:val="0"/>
              <w:jc w:val="center"/>
              <w:rPr>
                <w:lang w:val="en-GB"/>
              </w:rPr>
            </w:pPr>
            <w:r>
              <w:rPr>
                <w:lang w:val="en-GB"/>
              </w:rPr>
              <w:t>123</w:t>
            </w:r>
          </w:p>
        </w:tc>
        <w:tc>
          <w:tcPr>
            <w:tcW w:w="1058" w:type="dxa"/>
            <w:tcBorders>
              <w:top w:val="single" w:sz="4" w:space="0" w:color="000000"/>
              <w:left w:val="single" w:sz="4" w:space="0" w:color="000000"/>
              <w:bottom w:val="single" w:sz="4" w:space="0" w:color="000000"/>
            </w:tcBorders>
          </w:tcPr>
          <w:p w14:paraId="6A2E6886" w14:textId="7F06A162" w:rsidR="006D55D0" w:rsidRDefault="006D55D0" w:rsidP="003C3C6D">
            <w:pPr>
              <w:snapToGrid w:val="0"/>
              <w:jc w:val="center"/>
              <w:rPr>
                <w:lang w:val="en-GB"/>
              </w:rPr>
            </w:pPr>
            <w:r>
              <w:rPr>
                <w:lang w:val="en-GB"/>
              </w:rPr>
              <w:t>SH</w:t>
            </w:r>
          </w:p>
        </w:tc>
        <w:tc>
          <w:tcPr>
            <w:tcW w:w="567" w:type="dxa"/>
            <w:tcBorders>
              <w:top w:val="single" w:sz="4" w:space="0" w:color="000000"/>
              <w:left w:val="single" w:sz="4" w:space="0" w:color="000000"/>
              <w:bottom w:val="single" w:sz="4" w:space="0" w:color="000000"/>
            </w:tcBorders>
          </w:tcPr>
          <w:p w14:paraId="116CB95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310191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B9EC424"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4D79BE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E84CC74"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7A44851" w14:textId="528A5275" w:rsidR="006D55D0" w:rsidRDefault="006D55D0" w:rsidP="003C3C6D">
            <w:pPr>
              <w:snapToGrid w:val="0"/>
              <w:rPr>
                <w:lang w:val="en-GB"/>
              </w:rPr>
            </w:pPr>
            <w:r>
              <w:rPr>
                <w:lang w:val="en-GB"/>
              </w:rPr>
              <w:t>21</w:t>
            </w:r>
          </w:p>
        </w:tc>
      </w:tr>
      <w:tr w:rsidR="006D55D0" w14:paraId="11981F14" w14:textId="77777777" w:rsidTr="006D55D0">
        <w:tc>
          <w:tcPr>
            <w:tcW w:w="1878" w:type="dxa"/>
            <w:gridSpan w:val="2"/>
            <w:tcBorders>
              <w:top w:val="single" w:sz="4" w:space="0" w:color="000000"/>
              <w:left w:val="single" w:sz="4" w:space="0" w:color="000000"/>
              <w:bottom w:val="single" w:sz="4" w:space="0" w:color="000000"/>
            </w:tcBorders>
          </w:tcPr>
          <w:p w14:paraId="0E9A7CCE" w14:textId="346FAEAC" w:rsidR="006D55D0" w:rsidRDefault="006D55D0" w:rsidP="003C3C6D">
            <w:pPr>
              <w:snapToGrid w:val="0"/>
              <w:jc w:val="center"/>
              <w:rPr>
                <w:lang w:val="en-GB"/>
              </w:rPr>
            </w:pPr>
            <w:r>
              <w:rPr>
                <w:lang w:val="en-GB"/>
              </w:rPr>
              <w:t>124</w:t>
            </w:r>
          </w:p>
        </w:tc>
        <w:tc>
          <w:tcPr>
            <w:tcW w:w="1058" w:type="dxa"/>
            <w:tcBorders>
              <w:top w:val="single" w:sz="4" w:space="0" w:color="000000"/>
              <w:left w:val="single" w:sz="4" w:space="0" w:color="000000"/>
              <w:bottom w:val="single" w:sz="4" w:space="0" w:color="000000"/>
            </w:tcBorders>
          </w:tcPr>
          <w:p w14:paraId="57B29120" w14:textId="3A00059E" w:rsidR="006D55D0" w:rsidRDefault="006D55D0" w:rsidP="003C3C6D">
            <w:pPr>
              <w:snapToGrid w:val="0"/>
              <w:jc w:val="center"/>
              <w:rPr>
                <w:lang w:val="en-GB"/>
              </w:rPr>
            </w:pPr>
            <w:proofErr w:type="spellStart"/>
            <w:r>
              <w:rPr>
                <w:lang w:val="en-GB"/>
              </w:rPr>
              <w:t>SiH</w:t>
            </w:r>
            <w:proofErr w:type="spellEnd"/>
          </w:p>
        </w:tc>
        <w:tc>
          <w:tcPr>
            <w:tcW w:w="567" w:type="dxa"/>
            <w:tcBorders>
              <w:top w:val="single" w:sz="4" w:space="0" w:color="000000"/>
              <w:left w:val="single" w:sz="4" w:space="0" w:color="000000"/>
              <w:bottom w:val="single" w:sz="4" w:space="0" w:color="000000"/>
            </w:tcBorders>
          </w:tcPr>
          <w:p w14:paraId="78764B7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D3B1CE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FD1AF8E"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A488D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C568F4B"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FC41CF8" w14:textId="2CEC9EED" w:rsidR="006D55D0" w:rsidRDefault="006D55D0" w:rsidP="003C3C6D">
            <w:pPr>
              <w:snapToGrid w:val="0"/>
              <w:rPr>
                <w:lang w:val="en-GB"/>
              </w:rPr>
            </w:pPr>
            <w:r>
              <w:rPr>
                <w:lang w:val="en-GB"/>
              </w:rPr>
              <w:t>281</w:t>
            </w:r>
          </w:p>
        </w:tc>
      </w:tr>
      <w:tr w:rsidR="006D55D0" w14:paraId="5739ED68" w14:textId="77777777" w:rsidTr="006D55D0">
        <w:tc>
          <w:tcPr>
            <w:tcW w:w="1878" w:type="dxa"/>
            <w:gridSpan w:val="2"/>
            <w:tcBorders>
              <w:top w:val="single" w:sz="4" w:space="0" w:color="000000"/>
              <w:left w:val="single" w:sz="4" w:space="0" w:color="000000"/>
              <w:bottom w:val="single" w:sz="4" w:space="0" w:color="000000"/>
            </w:tcBorders>
          </w:tcPr>
          <w:p w14:paraId="13ECF299" w14:textId="7861A43F" w:rsidR="006D55D0" w:rsidRDefault="006D55D0" w:rsidP="003C3C6D">
            <w:pPr>
              <w:snapToGrid w:val="0"/>
              <w:jc w:val="center"/>
              <w:rPr>
                <w:lang w:val="en-GB"/>
              </w:rPr>
            </w:pPr>
            <w:r>
              <w:rPr>
                <w:lang w:val="en-GB"/>
              </w:rPr>
              <w:t>125</w:t>
            </w:r>
          </w:p>
        </w:tc>
        <w:tc>
          <w:tcPr>
            <w:tcW w:w="1058" w:type="dxa"/>
            <w:tcBorders>
              <w:top w:val="single" w:sz="4" w:space="0" w:color="000000"/>
              <w:left w:val="single" w:sz="4" w:space="0" w:color="000000"/>
              <w:bottom w:val="single" w:sz="4" w:space="0" w:color="000000"/>
            </w:tcBorders>
          </w:tcPr>
          <w:p w14:paraId="04239122" w14:textId="023089D5" w:rsidR="006D55D0" w:rsidRDefault="006D55D0" w:rsidP="003C3C6D">
            <w:pPr>
              <w:snapToGrid w:val="0"/>
              <w:jc w:val="center"/>
              <w:rPr>
                <w:lang w:val="en-GB"/>
              </w:rPr>
            </w:pPr>
            <w:r>
              <w:rPr>
                <w:lang w:val="en-GB"/>
              </w:rPr>
              <w:t>SiH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638365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2DF4FC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C050B52"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89003D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7EFE151"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8A39939" w14:textId="46773D8D" w:rsidR="006D55D0" w:rsidRDefault="006D55D0" w:rsidP="003C3C6D">
            <w:pPr>
              <w:snapToGrid w:val="0"/>
              <w:rPr>
                <w:lang w:val="en-GB"/>
              </w:rPr>
            </w:pPr>
            <w:r>
              <w:rPr>
                <w:lang w:val="en-GB"/>
              </w:rPr>
              <w:t>2811</w:t>
            </w:r>
          </w:p>
        </w:tc>
      </w:tr>
      <w:tr w:rsidR="006D55D0" w14:paraId="1525C064" w14:textId="77777777" w:rsidTr="006D55D0">
        <w:tc>
          <w:tcPr>
            <w:tcW w:w="1878" w:type="dxa"/>
            <w:gridSpan w:val="2"/>
            <w:tcBorders>
              <w:top w:val="single" w:sz="4" w:space="0" w:color="000000"/>
              <w:left w:val="single" w:sz="4" w:space="0" w:color="000000"/>
              <w:bottom w:val="single" w:sz="4" w:space="0" w:color="000000"/>
            </w:tcBorders>
          </w:tcPr>
          <w:p w14:paraId="6455967B" w14:textId="7FA97AB8" w:rsidR="006D55D0" w:rsidRDefault="006D55D0" w:rsidP="003C3C6D">
            <w:pPr>
              <w:snapToGrid w:val="0"/>
              <w:jc w:val="center"/>
              <w:rPr>
                <w:lang w:val="en-GB"/>
              </w:rPr>
            </w:pPr>
            <w:r>
              <w:rPr>
                <w:lang w:val="en-GB"/>
              </w:rPr>
              <w:t>126</w:t>
            </w:r>
          </w:p>
        </w:tc>
        <w:tc>
          <w:tcPr>
            <w:tcW w:w="1058" w:type="dxa"/>
            <w:tcBorders>
              <w:top w:val="single" w:sz="4" w:space="0" w:color="000000"/>
              <w:left w:val="single" w:sz="4" w:space="0" w:color="000000"/>
              <w:bottom w:val="single" w:sz="4" w:space="0" w:color="000000"/>
            </w:tcBorders>
          </w:tcPr>
          <w:p w14:paraId="427AD582" w14:textId="4961C843" w:rsidR="006D55D0" w:rsidRDefault="006D55D0" w:rsidP="003C3C6D">
            <w:pPr>
              <w:snapToGrid w:val="0"/>
              <w:jc w:val="center"/>
              <w:rPr>
                <w:lang w:val="en-GB"/>
              </w:rPr>
            </w:pPr>
            <w:r>
              <w:rPr>
                <w:lang w:val="en-GB"/>
              </w:rPr>
              <w:t>SiH</w:t>
            </w:r>
            <w:r>
              <w:rPr>
                <w:vertAlign w:val="subscript"/>
                <w:lang w:val="en-GB"/>
              </w:rPr>
              <w:t>4</w:t>
            </w:r>
          </w:p>
        </w:tc>
        <w:tc>
          <w:tcPr>
            <w:tcW w:w="567" w:type="dxa"/>
            <w:tcBorders>
              <w:top w:val="single" w:sz="4" w:space="0" w:color="000000"/>
              <w:left w:val="single" w:sz="4" w:space="0" w:color="000000"/>
              <w:bottom w:val="single" w:sz="4" w:space="0" w:color="000000"/>
            </w:tcBorders>
          </w:tcPr>
          <w:p w14:paraId="7D5DBA7C"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FC81438"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9BC74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DDB6DC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60ED6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23DBA6E" w14:textId="22D87E6B" w:rsidR="006D55D0" w:rsidRDefault="006D55D0" w:rsidP="003C3C6D">
            <w:pPr>
              <w:snapToGrid w:val="0"/>
              <w:rPr>
                <w:lang w:val="en-GB"/>
              </w:rPr>
            </w:pPr>
            <w:r>
              <w:rPr>
                <w:lang w:val="en-GB"/>
              </w:rPr>
              <w:t>2811</w:t>
            </w:r>
          </w:p>
        </w:tc>
      </w:tr>
      <w:tr w:rsidR="006D55D0" w14:paraId="4DFF791A" w14:textId="77777777" w:rsidTr="006D55D0">
        <w:tc>
          <w:tcPr>
            <w:tcW w:w="1878" w:type="dxa"/>
            <w:gridSpan w:val="2"/>
            <w:tcBorders>
              <w:top w:val="single" w:sz="4" w:space="0" w:color="000000"/>
              <w:left w:val="single" w:sz="4" w:space="0" w:color="000000"/>
              <w:bottom w:val="single" w:sz="4" w:space="0" w:color="000000"/>
            </w:tcBorders>
          </w:tcPr>
          <w:p w14:paraId="6452792C" w14:textId="6B7AE971" w:rsidR="006D55D0" w:rsidRDefault="006D55D0" w:rsidP="003C3C6D">
            <w:pPr>
              <w:snapToGrid w:val="0"/>
              <w:jc w:val="center"/>
              <w:rPr>
                <w:lang w:val="en-GB"/>
              </w:rPr>
            </w:pPr>
            <w:r>
              <w:rPr>
                <w:lang w:val="en-GB"/>
              </w:rPr>
              <w:t>127</w:t>
            </w:r>
          </w:p>
        </w:tc>
        <w:tc>
          <w:tcPr>
            <w:tcW w:w="1058" w:type="dxa"/>
            <w:tcBorders>
              <w:top w:val="single" w:sz="4" w:space="0" w:color="000000"/>
              <w:left w:val="single" w:sz="4" w:space="0" w:color="000000"/>
              <w:bottom w:val="single" w:sz="4" w:space="0" w:color="000000"/>
            </w:tcBorders>
          </w:tcPr>
          <w:p w14:paraId="4AFF6A58" w14:textId="3840759F" w:rsidR="006D55D0" w:rsidRDefault="006D55D0" w:rsidP="003C3C6D">
            <w:pPr>
              <w:snapToGrid w:val="0"/>
              <w:jc w:val="center"/>
              <w:rPr>
                <w:lang w:val="en-GB"/>
              </w:rPr>
            </w:pPr>
            <w:proofErr w:type="spellStart"/>
            <w:r>
              <w:rPr>
                <w:lang w:val="en-GB"/>
              </w:rPr>
              <w:t>SiO</w:t>
            </w:r>
            <w:proofErr w:type="spellEnd"/>
          </w:p>
        </w:tc>
        <w:tc>
          <w:tcPr>
            <w:tcW w:w="567" w:type="dxa"/>
            <w:tcBorders>
              <w:top w:val="single" w:sz="4" w:space="0" w:color="000000"/>
              <w:left w:val="single" w:sz="4" w:space="0" w:color="000000"/>
              <w:bottom w:val="single" w:sz="4" w:space="0" w:color="000000"/>
            </w:tcBorders>
          </w:tcPr>
          <w:p w14:paraId="439F983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CA0806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6ACF4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9DB04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C8162F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ABDCA1D" w14:textId="09C2740B" w:rsidR="006D55D0" w:rsidRDefault="006D55D0" w:rsidP="003C3C6D">
            <w:pPr>
              <w:snapToGrid w:val="0"/>
              <w:rPr>
                <w:lang w:val="en-GB"/>
              </w:rPr>
            </w:pPr>
            <w:r>
              <w:rPr>
                <w:lang w:val="en-GB"/>
              </w:rPr>
              <w:t>286</w:t>
            </w:r>
          </w:p>
        </w:tc>
      </w:tr>
      <w:tr w:rsidR="006D55D0" w14:paraId="21BB70C6" w14:textId="77777777" w:rsidTr="006D55D0">
        <w:tc>
          <w:tcPr>
            <w:tcW w:w="1878" w:type="dxa"/>
            <w:gridSpan w:val="2"/>
            <w:tcBorders>
              <w:top w:val="single" w:sz="4" w:space="0" w:color="000000"/>
              <w:left w:val="single" w:sz="4" w:space="0" w:color="000000"/>
              <w:bottom w:val="single" w:sz="4" w:space="0" w:color="000000"/>
            </w:tcBorders>
          </w:tcPr>
          <w:p w14:paraId="3D7DD0A0" w14:textId="6E0D7145" w:rsidR="006D55D0" w:rsidRDefault="00D92D3D" w:rsidP="003C3C6D">
            <w:pPr>
              <w:snapToGrid w:val="0"/>
              <w:jc w:val="center"/>
              <w:rPr>
                <w:lang w:val="en-GB"/>
              </w:rPr>
            </w:pPr>
            <w:proofErr w:type="spellStart"/>
            <w:r w:rsidRPr="00D92D3D">
              <w:rPr>
                <w:rFonts w:ascii="Copperplate Light" w:hAnsi="Copperplate Light" w:cstheme="majorHAnsi"/>
                <w:lang w:val="en-GB"/>
              </w:rPr>
              <w:lastRenderedPageBreak/>
              <w:t>Radtrans</w:t>
            </w:r>
            <w:proofErr w:type="spellEnd"/>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EB95B0D"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47E6BBCB" w14:textId="77777777" w:rsidR="006D55D0" w:rsidRDefault="006D55D0" w:rsidP="003C3C6D">
            <w:pPr>
              <w:snapToGrid w:val="0"/>
              <w:jc w:val="center"/>
              <w:rPr>
                <w:lang w:val="en-GB"/>
              </w:rPr>
            </w:pPr>
            <w:r>
              <w:rPr>
                <w:lang w:val="en-GB"/>
              </w:rPr>
              <w:t>H04</w:t>
            </w:r>
          </w:p>
          <w:p w14:paraId="79BF2BD1"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3600DF4C" w14:textId="77777777" w:rsidR="006D55D0" w:rsidRDefault="006D55D0" w:rsidP="003C3C6D">
            <w:pPr>
              <w:snapToGrid w:val="0"/>
              <w:jc w:val="center"/>
              <w:rPr>
                <w:lang w:val="en-GB"/>
              </w:rPr>
            </w:pPr>
            <w:r>
              <w:rPr>
                <w:lang w:val="en-GB"/>
              </w:rPr>
              <w:t>G03</w:t>
            </w:r>
          </w:p>
          <w:p w14:paraId="5A832F83"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75C2AAAD" w14:textId="77777777" w:rsidR="006D55D0" w:rsidRDefault="006D55D0" w:rsidP="003C3C6D">
            <w:pPr>
              <w:snapToGrid w:val="0"/>
              <w:jc w:val="center"/>
              <w:rPr>
                <w:lang w:val="en-GB"/>
              </w:rPr>
            </w:pPr>
            <w:r>
              <w:rPr>
                <w:lang w:val="en-GB"/>
              </w:rPr>
              <w:t>H12</w:t>
            </w:r>
          </w:p>
          <w:p w14:paraId="481A92E0"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81881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A4EF011" w14:textId="77777777" w:rsidR="006D55D0" w:rsidRDefault="006D55D0" w:rsidP="003C3C6D">
            <w:pPr>
              <w:snapToGrid w:val="0"/>
              <w:jc w:val="center"/>
              <w:rPr>
                <w:lang w:val="en-GB"/>
              </w:rPr>
            </w:pPr>
            <w:proofErr w:type="spellStart"/>
            <w:r>
              <w:rPr>
                <w:lang w:val="en-GB"/>
              </w:rPr>
              <w:t>N</w:t>
            </w:r>
            <w:r w:rsidRPr="006F2754">
              <w:rPr>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15C6C82" w14:textId="0BCD0FF5" w:rsidR="006D55D0" w:rsidRDefault="00D92D3D" w:rsidP="003C3C6D">
            <w:pPr>
              <w:snapToGrid w:val="0"/>
              <w:rPr>
                <w:lang w:val="en-GB"/>
              </w:rPr>
            </w:pPr>
            <w:proofErr w:type="spellStart"/>
            <w:r w:rsidRPr="00D92D3D">
              <w:rPr>
                <w:rFonts w:ascii="Copperplate Light" w:hAnsi="Copperplate Light" w:cstheme="majorHAnsi"/>
                <w:lang w:val="en-GB"/>
              </w:rPr>
              <w:t>Radtrans</w:t>
            </w:r>
            <w:proofErr w:type="spellEnd"/>
            <w:r w:rsidR="006D55D0">
              <w:rPr>
                <w:lang w:val="en-GB"/>
              </w:rPr>
              <w:t xml:space="preserve"> order of Isotopes</w:t>
            </w:r>
          </w:p>
        </w:tc>
      </w:tr>
      <w:tr w:rsidR="006D55D0" w14:paraId="77440112" w14:textId="77777777" w:rsidTr="006D55D0">
        <w:tc>
          <w:tcPr>
            <w:tcW w:w="1878" w:type="dxa"/>
            <w:gridSpan w:val="2"/>
            <w:tcBorders>
              <w:top w:val="single" w:sz="4" w:space="0" w:color="000000"/>
              <w:left w:val="single" w:sz="4" w:space="0" w:color="000000"/>
              <w:bottom w:val="single" w:sz="4" w:space="0" w:color="000000"/>
            </w:tcBorders>
          </w:tcPr>
          <w:p w14:paraId="2EE22297" w14:textId="5D6D4F67" w:rsidR="006D55D0" w:rsidRDefault="006D55D0" w:rsidP="003C3C6D">
            <w:pPr>
              <w:snapToGrid w:val="0"/>
              <w:jc w:val="center"/>
              <w:rPr>
                <w:lang w:val="en-GB"/>
              </w:rPr>
            </w:pPr>
            <w:r>
              <w:rPr>
                <w:lang w:val="en-GB"/>
              </w:rPr>
              <w:t>128</w:t>
            </w:r>
          </w:p>
        </w:tc>
        <w:tc>
          <w:tcPr>
            <w:tcW w:w="1058" w:type="dxa"/>
            <w:tcBorders>
              <w:top w:val="single" w:sz="4" w:space="0" w:color="000000"/>
              <w:left w:val="single" w:sz="4" w:space="0" w:color="000000"/>
              <w:bottom w:val="single" w:sz="4" w:space="0" w:color="000000"/>
            </w:tcBorders>
          </w:tcPr>
          <w:p w14:paraId="3455B959" w14:textId="66959368" w:rsidR="006D55D0" w:rsidRPr="006F2754" w:rsidRDefault="006D55D0" w:rsidP="003C3C6D">
            <w:pPr>
              <w:snapToGrid w:val="0"/>
              <w:jc w:val="center"/>
              <w:rPr>
                <w:lang w:val="en-GB"/>
              </w:rPr>
            </w:pPr>
            <w:r>
              <w:rPr>
                <w:lang w:val="en-GB"/>
              </w:rPr>
              <w:t>SiO</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57B4518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BA8FC8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CED19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E7805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23330F1" w14:textId="1344E71C"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E97540" w14:textId="4B7A94AF" w:rsidR="006D55D0" w:rsidRDefault="006D55D0" w:rsidP="003C3C6D">
            <w:pPr>
              <w:snapToGrid w:val="0"/>
              <w:rPr>
                <w:lang w:val="en-GB"/>
              </w:rPr>
            </w:pPr>
            <w:r>
              <w:rPr>
                <w:lang w:val="en-GB"/>
              </w:rPr>
              <w:t>2866</w:t>
            </w:r>
          </w:p>
        </w:tc>
      </w:tr>
      <w:tr w:rsidR="006D55D0" w14:paraId="79BE225A" w14:textId="77777777" w:rsidTr="006D55D0">
        <w:tc>
          <w:tcPr>
            <w:tcW w:w="1878" w:type="dxa"/>
            <w:gridSpan w:val="2"/>
            <w:tcBorders>
              <w:top w:val="single" w:sz="4" w:space="0" w:color="000000"/>
              <w:left w:val="single" w:sz="4" w:space="0" w:color="000000"/>
              <w:bottom w:val="single" w:sz="4" w:space="0" w:color="000000"/>
            </w:tcBorders>
          </w:tcPr>
          <w:p w14:paraId="06EA142A" w14:textId="0213C40C" w:rsidR="006D55D0" w:rsidRDefault="006D55D0" w:rsidP="003C3C6D">
            <w:pPr>
              <w:snapToGrid w:val="0"/>
              <w:jc w:val="center"/>
              <w:rPr>
                <w:lang w:val="en-GB"/>
              </w:rPr>
            </w:pPr>
            <w:r>
              <w:rPr>
                <w:lang w:val="en-GB"/>
              </w:rPr>
              <w:t>129</w:t>
            </w:r>
          </w:p>
        </w:tc>
        <w:tc>
          <w:tcPr>
            <w:tcW w:w="1058" w:type="dxa"/>
            <w:tcBorders>
              <w:top w:val="single" w:sz="4" w:space="0" w:color="000000"/>
              <w:left w:val="single" w:sz="4" w:space="0" w:color="000000"/>
              <w:bottom w:val="single" w:sz="4" w:space="0" w:color="000000"/>
            </w:tcBorders>
          </w:tcPr>
          <w:p w14:paraId="5D145637" w14:textId="74C97487" w:rsidR="006D55D0" w:rsidRPr="006F2754" w:rsidRDefault="006D55D0" w:rsidP="003C3C6D">
            <w:pPr>
              <w:snapToGrid w:val="0"/>
              <w:jc w:val="center"/>
              <w:rPr>
                <w:lang w:val="en-GB"/>
              </w:rPr>
            </w:pPr>
            <w:proofErr w:type="spellStart"/>
            <w:r>
              <w:rPr>
                <w:lang w:val="en-GB"/>
              </w:rPr>
              <w:t>SiS</w:t>
            </w:r>
            <w:proofErr w:type="spellEnd"/>
          </w:p>
        </w:tc>
        <w:tc>
          <w:tcPr>
            <w:tcW w:w="567" w:type="dxa"/>
            <w:tcBorders>
              <w:top w:val="single" w:sz="4" w:space="0" w:color="000000"/>
              <w:left w:val="single" w:sz="4" w:space="0" w:color="000000"/>
              <w:bottom w:val="single" w:sz="4" w:space="0" w:color="000000"/>
            </w:tcBorders>
          </w:tcPr>
          <w:p w14:paraId="703C5657"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5C94A0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62ADE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59609F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80A2A9D" w14:textId="6F8861F1"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1C4F8" w14:textId="6831E0E4" w:rsidR="006D55D0" w:rsidRDefault="006D55D0" w:rsidP="003C3C6D">
            <w:pPr>
              <w:snapToGrid w:val="0"/>
              <w:rPr>
                <w:lang w:val="en-GB"/>
              </w:rPr>
            </w:pPr>
            <w:r>
              <w:rPr>
                <w:lang w:val="en-GB"/>
              </w:rPr>
              <w:t>282</w:t>
            </w:r>
          </w:p>
        </w:tc>
      </w:tr>
      <w:tr w:rsidR="006D55D0" w14:paraId="6193DD4D" w14:textId="77777777" w:rsidTr="006D55D0">
        <w:tc>
          <w:tcPr>
            <w:tcW w:w="1878" w:type="dxa"/>
            <w:gridSpan w:val="2"/>
            <w:tcBorders>
              <w:top w:val="single" w:sz="4" w:space="0" w:color="000000"/>
              <w:left w:val="single" w:sz="4" w:space="0" w:color="000000"/>
              <w:bottom w:val="single" w:sz="4" w:space="0" w:color="000000"/>
            </w:tcBorders>
          </w:tcPr>
          <w:p w14:paraId="0E38C2BF" w14:textId="29981293" w:rsidR="006D55D0" w:rsidRDefault="006D55D0" w:rsidP="003C3C6D">
            <w:pPr>
              <w:snapToGrid w:val="0"/>
              <w:jc w:val="center"/>
              <w:rPr>
                <w:lang w:val="en-GB"/>
              </w:rPr>
            </w:pPr>
            <w:r>
              <w:rPr>
                <w:lang w:val="en-GB"/>
              </w:rPr>
              <w:t>130</w:t>
            </w:r>
          </w:p>
        </w:tc>
        <w:tc>
          <w:tcPr>
            <w:tcW w:w="1058" w:type="dxa"/>
            <w:tcBorders>
              <w:top w:val="single" w:sz="4" w:space="0" w:color="000000"/>
              <w:left w:val="single" w:sz="4" w:space="0" w:color="000000"/>
              <w:bottom w:val="single" w:sz="4" w:space="0" w:color="000000"/>
            </w:tcBorders>
          </w:tcPr>
          <w:p w14:paraId="3293CA2B" w14:textId="2B34A53C" w:rsidR="006D55D0" w:rsidRPr="006F2754" w:rsidRDefault="006D55D0" w:rsidP="003C3C6D">
            <w:pPr>
              <w:snapToGrid w:val="0"/>
              <w:jc w:val="center"/>
              <w:rPr>
                <w:lang w:val="en-GB"/>
              </w:rPr>
            </w:pPr>
            <w:proofErr w:type="spellStart"/>
            <w:r>
              <w:rPr>
                <w:lang w:val="en-GB"/>
              </w:rPr>
              <w:t>TiH</w:t>
            </w:r>
            <w:proofErr w:type="spellEnd"/>
          </w:p>
        </w:tc>
        <w:tc>
          <w:tcPr>
            <w:tcW w:w="567" w:type="dxa"/>
            <w:tcBorders>
              <w:top w:val="single" w:sz="4" w:space="0" w:color="000000"/>
              <w:left w:val="single" w:sz="4" w:space="0" w:color="000000"/>
              <w:bottom w:val="single" w:sz="4" w:space="0" w:color="000000"/>
            </w:tcBorders>
          </w:tcPr>
          <w:p w14:paraId="6ABF909C"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21BAB5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889C9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5ED30D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77780F8" w14:textId="1DB3C2DE"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E9B9444" w14:textId="723B6385" w:rsidR="00E33A60" w:rsidRDefault="006D55D0" w:rsidP="003C3C6D">
            <w:pPr>
              <w:snapToGrid w:val="0"/>
              <w:rPr>
                <w:lang w:val="en-GB"/>
              </w:rPr>
            </w:pPr>
            <w:r>
              <w:rPr>
                <w:lang w:val="en-GB"/>
              </w:rPr>
              <w:t>481</w:t>
            </w:r>
          </w:p>
        </w:tc>
      </w:tr>
      <w:tr w:rsidR="00435369" w14:paraId="3134C457" w14:textId="77777777" w:rsidTr="006D55D0">
        <w:tc>
          <w:tcPr>
            <w:tcW w:w="1878" w:type="dxa"/>
            <w:gridSpan w:val="2"/>
            <w:tcBorders>
              <w:top w:val="single" w:sz="4" w:space="0" w:color="000000"/>
              <w:left w:val="single" w:sz="4" w:space="0" w:color="000000"/>
              <w:bottom w:val="single" w:sz="4" w:space="0" w:color="000000"/>
            </w:tcBorders>
          </w:tcPr>
          <w:p w14:paraId="1DFCC994" w14:textId="43866C5C" w:rsidR="00435369" w:rsidRDefault="00435369" w:rsidP="003C3C6D">
            <w:pPr>
              <w:snapToGrid w:val="0"/>
              <w:jc w:val="center"/>
              <w:rPr>
                <w:lang w:val="en-GB"/>
              </w:rPr>
            </w:pPr>
            <w:r>
              <w:rPr>
                <w:lang w:val="en-GB"/>
              </w:rPr>
              <w:t>131</w:t>
            </w:r>
          </w:p>
        </w:tc>
        <w:tc>
          <w:tcPr>
            <w:tcW w:w="1058" w:type="dxa"/>
            <w:tcBorders>
              <w:top w:val="single" w:sz="4" w:space="0" w:color="000000"/>
              <w:left w:val="single" w:sz="4" w:space="0" w:color="000000"/>
              <w:bottom w:val="single" w:sz="4" w:space="0" w:color="000000"/>
            </w:tcBorders>
          </w:tcPr>
          <w:p w14:paraId="05CDE56C" w14:textId="0D3E1E13" w:rsidR="00435369" w:rsidRDefault="00435369" w:rsidP="003C3C6D">
            <w:pPr>
              <w:snapToGrid w:val="0"/>
              <w:jc w:val="center"/>
              <w:rPr>
                <w:lang w:val="en-GB"/>
              </w:rPr>
            </w:pPr>
            <w:r>
              <w:rPr>
                <w:lang w:val="en-GB"/>
              </w:rPr>
              <w:t>H3O+</w:t>
            </w:r>
          </w:p>
        </w:tc>
        <w:tc>
          <w:tcPr>
            <w:tcW w:w="567" w:type="dxa"/>
            <w:tcBorders>
              <w:top w:val="single" w:sz="4" w:space="0" w:color="000000"/>
              <w:left w:val="single" w:sz="4" w:space="0" w:color="000000"/>
              <w:bottom w:val="single" w:sz="4" w:space="0" w:color="000000"/>
            </w:tcBorders>
          </w:tcPr>
          <w:p w14:paraId="46E70B9E"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8B58CC2"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7E5B894"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E6F842"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1CEC46F" w14:textId="31145766"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52A29A" w14:textId="231B10EA" w:rsidR="00435369" w:rsidRDefault="00517386" w:rsidP="003C3C6D">
            <w:pPr>
              <w:snapToGrid w:val="0"/>
              <w:rPr>
                <w:lang w:val="en-GB"/>
              </w:rPr>
            </w:pPr>
            <w:r>
              <w:rPr>
                <w:lang w:val="en-GB"/>
              </w:rPr>
              <w:t>1116</w:t>
            </w:r>
          </w:p>
        </w:tc>
      </w:tr>
      <w:tr w:rsidR="00435369" w14:paraId="1C9DA438" w14:textId="77777777" w:rsidTr="006D55D0">
        <w:tc>
          <w:tcPr>
            <w:tcW w:w="1878" w:type="dxa"/>
            <w:gridSpan w:val="2"/>
            <w:tcBorders>
              <w:top w:val="single" w:sz="4" w:space="0" w:color="000000"/>
              <w:left w:val="single" w:sz="4" w:space="0" w:color="000000"/>
              <w:bottom w:val="single" w:sz="4" w:space="0" w:color="000000"/>
            </w:tcBorders>
          </w:tcPr>
          <w:p w14:paraId="35ADE5D8" w14:textId="0EA71B12" w:rsidR="00435369" w:rsidRDefault="00435369" w:rsidP="003C3C6D">
            <w:pPr>
              <w:snapToGrid w:val="0"/>
              <w:jc w:val="center"/>
              <w:rPr>
                <w:lang w:val="en-GB"/>
              </w:rPr>
            </w:pPr>
            <w:r>
              <w:rPr>
                <w:lang w:val="en-GB"/>
              </w:rPr>
              <w:t>132</w:t>
            </w:r>
          </w:p>
        </w:tc>
        <w:tc>
          <w:tcPr>
            <w:tcW w:w="1058" w:type="dxa"/>
            <w:tcBorders>
              <w:top w:val="single" w:sz="4" w:space="0" w:color="000000"/>
              <w:left w:val="single" w:sz="4" w:space="0" w:color="000000"/>
              <w:bottom w:val="single" w:sz="4" w:space="0" w:color="000000"/>
            </w:tcBorders>
          </w:tcPr>
          <w:p w14:paraId="6B575932" w14:textId="6617C930" w:rsidR="00435369" w:rsidRDefault="00435369" w:rsidP="003C3C6D">
            <w:pPr>
              <w:snapToGrid w:val="0"/>
              <w:jc w:val="center"/>
              <w:rPr>
                <w:lang w:val="en-GB"/>
              </w:rPr>
            </w:pPr>
            <w:r>
              <w:rPr>
                <w:lang w:val="en-GB"/>
              </w:rPr>
              <w:t>NaOH</w:t>
            </w:r>
          </w:p>
        </w:tc>
        <w:tc>
          <w:tcPr>
            <w:tcW w:w="567" w:type="dxa"/>
            <w:tcBorders>
              <w:top w:val="single" w:sz="4" w:space="0" w:color="000000"/>
              <w:left w:val="single" w:sz="4" w:space="0" w:color="000000"/>
              <w:bottom w:val="single" w:sz="4" w:space="0" w:color="000000"/>
            </w:tcBorders>
          </w:tcPr>
          <w:p w14:paraId="1105C92E"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603A07C"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430866B"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A19AC1"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6BA9689" w14:textId="7469AB89"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2DD6FD" w14:textId="607EF788" w:rsidR="00435369" w:rsidRDefault="00517386" w:rsidP="003C3C6D">
            <w:pPr>
              <w:snapToGrid w:val="0"/>
              <w:rPr>
                <w:lang w:val="en-GB"/>
              </w:rPr>
            </w:pPr>
            <w:r>
              <w:rPr>
                <w:lang w:val="en-GB"/>
              </w:rPr>
              <w:t>2361</w:t>
            </w:r>
          </w:p>
        </w:tc>
      </w:tr>
      <w:tr w:rsidR="00435369" w14:paraId="599B2991" w14:textId="77777777" w:rsidTr="006D55D0">
        <w:tc>
          <w:tcPr>
            <w:tcW w:w="1878" w:type="dxa"/>
            <w:gridSpan w:val="2"/>
            <w:tcBorders>
              <w:top w:val="single" w:sz="4" w:space="0" w:color="000000"/>
              <w:left w:val="single" w:sz="4" w:space="0" w:color="000000"/>
              <w:bottom w:val="single" w:sz="4" w:space="0" w:color="000000"/>
            </w:tcBorders>
          </w:tcPr>
          <w:p w14:paraId="56A0FFE9" w14:textId="65386DDA" w:rsidR="00435369" w:rsidRDefault="00435369" w:rsidP="003C3C6D">
            <w:pPr>
              <w:snapToGrid w:val="0"/>
              <w:jc w:val="center"/>
              <w:rPr>
                <w:lang w:val="en-GB"/>
              </w:rPr>
            </w:pPr>
            <w:r>
              <w:rPr>
                <w:lang w:val="en-GB"/>
              </w:rPr>
              <w:t>133</w:t>
            </w:r>
          </w:p>
        </w:tc>
        <w:tc>
          <w:tcPr>
            <w:tcW w:w="1058" w:type="dxa"/>
            <w:tcBorders>
              <w:top w:val="single" w:sz="4" w:space="0" w:color="000000"/>
              <w:left w:val="single" w:sz="4" w:space="0" w:color="000000"/>
              <w:bottom w:val="single" w:sz="4" w:space="0" w:color="000000"/>
            </w:tcBorders>
          </w:tcPr>
          <w:p w14:paraId="79867DE2" w14:textId="0B3B72BB" w:rsidR="00435369" w:rsidRDefault="00435369" w:rsidP="003C3C6D">
            <w:pPr>
              <w:snapToGrid w:val="0"/>
              <w:jc w:val="center"/>
              <w:rPr>
                <w:lang w:val="en-GB"/>
              </w:rPr>
            </w:pPr>
            <w:r>
              <w:rPr>
                <w:lang w:val="en-GB"/>
              </w:rPr>
              <w:t>KOH</w:t>
            </w:r>
          </w:p>
        </w:tc>
        <w:tc>
          <w:tcPr>
            <w:tcW w:w="567" w:type="dxa"/>
            <w:tcBorders>
              <w:top w:val="single" w:sz="4" w:space="0" w:color="000000"/>
              <w:left w:val="single" w:sz="4" w:space="0" w:color="000000"/>
              <w:bottom w:val="single" w:sz="4" w:space="0" w:color="000000"/>
            </w:tcBorders>
          </w:tcPr>
          <w:p w14:paraId="37984B0D"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884069D"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BFEAD85"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53A427"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7CD4807" w14:textId="14E68B8D"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95128E9" w14:textId="7A00359B" w:rsidR="00435369" w:rsidRDefault="00517386" w:rsidP="003C3C6D">
            <w:pPr>
              <w:snapToGrid w:val="0"/>
              <w:rPr>
                <w:lang w:val="en-GB"/>
              </w:rPr>
            </w:pPr>
            <w:r>
              <w:rPr>
                <w:lang w:val="en-GB"/>
              </w:rPr>
              <w:t>3961</w:t>
            </w:r>
          </w:p>
        </w:tc>
      </w:tr>
      <w:tr w:rsidR="00435369" w14:paraId="014C6854" w14:textId="77777777" w:rsidTr="006D55D0">
        <w:tc>
          <w:tcPr>
            <w:tcW w:w="1878" w:type="dxa"/>
            <w:gridSpan w:val="2"/>
            <w:tcBorders>
              <w:top w:val="single" w:sz="4" w:space="0" w:color="000000"/>
              <w:left w:val="single" w:sz="4" w:space="0" w:color="000000"/>
              <w:bottom w:val="single" w:sz="4" w:space="0" w:color="000000"/>
            </w:tcBorders>
          </w:tcPr>
          <w:p w14:paraId="209617AF" w14:textId="6A20BC93" w:rsidR="00435369" w:rsidRDefault="00435369" w:rsidP="003C3C6D">
            <w:pPr>
              <w:snapToGrid w:val="0"/>
              <w:jc w:val="center"/>
              <w:rPr>
                <w:lang w:val="en-GB"/>
              </w:rPr>
            </w:pPr>
            <w:r>
              <w:rPr>
                <w:lang w:val="en-GB"/>
              </w:rPr>
              <w:t>134</w:t>
            </w:r>
          </w:p>
        </w:tc>
        <w:tc>
          <w:tcPr>
            <w:tcW w:w="1058" w:type="dxa"/>
            <w:tcBorders>
              <w:top w:val="single" w:sz="4" w:space="0" w:color="000000"/>
              <w:left w:val="single" w:sz="4" w:space="0" w:color="000000"/>
              <w:bottom w:val="single" w:sz="4" w:space="0" w:color="000000"/>
            </w:tcBorders>
          </w:tcPr>
          <w:p w14:paraId="391758D6" w14:textId="15F69DE7" w:rsidR="00435369" w:rsidRDefault="00435369" w:rsidP="003C3C6D">
            <w:pPr>
              <w:snapToGrid w:val="0"/>
              <w:jc w:val="center"/>
              <w:rPr>
                <w:lang w:val="en-GB"/>
              </w:rPr>
            </w:pPr>
            <w:r>
              <w:rPr>
                <w:lang w:val="en-GB"/>
              </w:rPr>
              <w:t>YO</w:t>
            </w:r>
          </w:p>
        </w:tc>
        <w:tc>
          <w:tcPr>
            <w:tcW w:w="567" w:type="dxa"/>
            <w:tcBorders>
              <w:top w:val="single" w:sz="4" w:space="0" w:color="000000"/>
              <w:left w:val="single" w:sz="4" w:space="0" w:color="000000"/>
              <w:bottom w:val="single" w:sz="4" w:space="0" w:color="000000"/>
            </w:tcBorders>
          </w:tcPr>
          <w:p w14:paraId="4FB7CF6D"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99D5F97"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68F947"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72FCEF8"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023C014" w14:textId="6B845F89"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68CC41E" w14:textId="6C2DF623" w:rsidR="00435369" w:rsidRDefault="00517386" w:rsidP="003C3C6D">
            <w:pPr>
              <w:snapToGrid w:val="0"/>
              <w:rPr>
                <w:lang w:val="en-GB"/>
              </w:rPr>
            </w:pPr>
            <w:r>
              <w:rPr>
                <w:lang w:val="en-GB"/>
              </w:rPr>
              <w:t>896</w:t>
            </w:r>
          </w:p>
        </w:tc>
      </w:tr>
      <w:tr w:rsidR="003A14DC" w14:paraId="43C04739" w14:textId="77777777" w:rsidTr="006D55D0">
        <w:tc>
          <w:tcPr>
            <w:tcW w:w="1878" w:type="dxa"/>
            <w:gridSpan w:val="2"/>
            <w:tcBorders>
              <w:top w:val="single" w:sz="4" w:space="0" w:color="000000"/>
              <w:left w:val="single" w:sz="4" w:space="0" w:color="000000"/>
              <w:bottom w:val="single" w:sz="4" w:space="0" w:color="000000"/>
            </w:tcBorders>
          </w:tcPr>
          <w:p w14:paraId="73AE8767" w14:textId="5E4CA7BD" w:rsidR="003A14DC" w:rsidRDefault="003A14DC" w:rsidP="003C3C6D">
            <w:pPr>
              <w:snapToGrid w:val="0"/>
              <w:jc w:val="center"/>
              <w:rPr>
                <w:lang w:val="en-GB"/>
              </w:rPr>
            </w:pPr>
            <w:r>
              <w:rPr>
                <w:lang w:val="en-GB"/>
              </w:rPr>
              <w:t>135</w:t>
            </w:r>
          </w:p>
        </w:tc>
        <w:tc>
          <w:tcPr>
            <w:tcW w:w="1058" w:type="dxa"/>
            <w:tcBorders>
              <w:top w:val="single" w:sz="4" w:space="0" w:color="000000"/>
              <w:left w:val="single" w:sz="4" w:space="0" w:color="000000"/>
              <w:bottom w:val="single" w:sz="4" w:space="0" w:color="000000"/>
            </w:tcBorders>
          </w:tcPr>
          <w:p w14:paraId="098D806E" w14:textId="534D362F" w:rsidR="003A14DC" w:rsidRDefault="003A14DC" w:rsidP="003C3C6D">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1484BD87" w14:textId="77777777" w:rsidR="003A14DC" w:rsidRPr="006F2754" w:rsidRDefault="003A14DC"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367950C" w14:textId="77777777" w:rsidR="003A14DC" w:rsidRDefault="003A14DC"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CDBF41" w14:textId="77777777" w:rsidR="003A14DC" w:rsidRDefault="003A14DC"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B2F0EE9" w14:textId="77777777" w:rsidR="003A14DC" w:rsidRDefault="003A14DC"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75BC282" w14:textId="54248D1A" w:rsidR="003A14DC" w:rsidRDefault="003A14DC"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641C21B" w14:textId="209335C0" w:rsidR="003A14DC" w:rsidRDefault="003A14DC" w:rsidP="003C3C6D">
            <w:pPr>
              <w:snapToGrid w:val="0"/>
              <w:rPr>
                <w:lang w:val="en-GB"/>
              </w:rPr>
            </w:pPr>
            <w:r>
              <w:rPr>
                <w:lang w:val="en-GB"/>
              </w:rPr>
              <w:t>326</w:t>
            </w:r>
          </w:p>
        </w:tc>
      </w:tr>
      <w:tr w:rsidR="00E33A60" w14:paraId="798965A2" w14:textId="77777777" w:rsidTr="006D55D0">
        <w:tc>
          <w:tcPr>
            <w:tcW w:w="1878" w:type="dxa"/>
            <w:gridSpan w:val="2"/>
            <w:tcBorders>
              <w:top w:val="single" w:sz="4" w:space="0" w:color="000000"/>
              <w:left w:val="single" w:sz="4" w:space="0" w:color="000000"/>
              <w:bottom w:val="single" w:sz="4" w:space="0" w:color="000000"/>
            </w:tcBorders>
          </w:tcPr>
          <w:p w14:paraId="511F761F" w14:textId="47F42AFB" w:rsidR="00E33A60" w:rsidRDefault="00E33A60" w:rsidP="003C3C6D">
            <w:pPr>
              <w:snapToGrid w:val="0"/>
              <w:jc w:val="center"/>
              <w:rPr>
                <w:lang w:val="en-GB"/>
              </w:rPr>
            </w:pPr>
            <w:r>
              <w:rPr>
                <w:lang w:val="en-GB"/>
              </w:rPr>
              <w:t>13</w:t>
            </w:r>
            <w:r w:rsidR="003A14DC">
              <w:rPr>
                <w:lang w:val="en-GB"/>
              </w:rPr>
              <w:t>6</w:t>
            </w:r>
          </w:p>
        </w:tc>
        <w:tc>
          <w:tcPr>
            <w:tcW w:w="1058" w:type="dxa"/>
            <w:tcBorders>
              <w:top w:val="single" w:sz="4" w:space="0" w:color="000000"/>
              <w:left w:val="single" w:sz="4" w:space="0" w:color="000000"/>
              <w:bottom w:val="single" w:sz="4" w:space="0" w:color="000000"/>
            </w:tcBorders>
          </w:tcPr>
          <w:p w14:paraId="3F036352" w14:textId="5AC601FB" w:rsidR="00E33A60" w:rsidRDefault="00E33A60" w:rsidP="003C3C6D">
            <w:pPr>
              <w:snapToGrid w:val="0"/>
              <w:jc w:val="center"/>
              <w:rPr>
                <w:lang w:val="en-GB"/>
              </w:rPr>
            </w:pPr>
            <w:proofErr w:type="spellStart"/>
            <w:r>
              <w:rPr>
                <w:lang w:val="en-GB"/>
              </w:rPr>
              <w:t>LiOH</w:t>
            </w:r>
            <w:proofErr w:type="spellEnd"/>
          </w:p>
        </w:tc>
        <w:tc>
          <w:tcPr>
            <w:tcW w:w="567" w:type="dxa"/>
            <w:tcBorders>
              <w:top w:val="single" w:sz="4" w:space="0" w:color="000000"/>
              <w:left w:val="single" w:sz="4" w:space="0" w:color="000000"/>
              <w:bottom w:val="single" w:sz="4" w:space="0" w:color="000000"/>
            </w:tcBorders>
          </w:tcPr>
          <w:p w14:paraId="00061563" w14:textId="77777777" w:rsidR="00E33A60" w:rsidRPr="006F2754" w:rsidRDefault="00E33A6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46F2D38" w14:textId="77777777" w:rsidR="00E33A60" w:rsidRDefault="00E33A6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8265DF1" w14:textId="77777777" w:rsidR="00E33A60" w:rsidRDefault="00E33A6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EEA835" w14:textId="77777777" w:rsidR="00E33A60" w:rsidRDefault="00E33A6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8B7CFBA" w14:textId="529A1176" w:rsidR="00E33A60" w:rsidRDefault="00E33A6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EA8B737" w14:textId="5432C339" w:rsidR="00E33A60" w:rsidRDefault="00E33A60" w:rsidP="003C3C6D">
            <w:pPr>
              <w:snapToGrid w:val="0"/>
              <w:rPr>
                <w:lang w:val="en-GB"/>
              </w:rPr>
            </w:pPr>
            <w:r>
              <w:rPr>
                <w:lang w:val="en-GB"/>
              </w:rPr>
              <w:t>761</w:t>
            </w:r>
          </w:p>
        </w:tc>
      </w:tr>
      <w:tr w:rsidR="00E33A60" w14:paraId="3E5580EE" w14:textId="77777777" w:rsidTr="006D55D0">
        <w:tc>
          <w:tcPr>
            <w:tcW w:w="1878" w:type="dxa"/>
            <w:gridSpan w:val="2"/>
            <w:tcBorders>
              <w:top w:val="single" w:sz="4" w:space="0" w:color="000000"/>
              <w:left w:val="single" w:sz="4" w:space="0" w:color="000000"/>
              <w:bottom w:val="single" w:sz="4" w:space="0" w:color="000000"/>
            </w:tcBorders>
          </w:tcPr>
          <w:p w14:paraId="3A0BFBA7" w14:textId="0FB024C8" w:rsidR="00E33A60" w:rsidRDefault="00E33A60" w:rsidP="003C3C6D">
            <w:pPr>
              <w:snapToGrid w:val="0"/>
              <w:jc w:val="center"/>
              <w:rPr>
                <w:lang w:val="en-GB"/>
              </w:rPr>
            </w:pPr>
            <w:r>
              <w:rPr>
                <w:lang w:val="en-GB"/>
              </w:rPr>
              <w:t>13</w:t>
            </w:r>
            <w:r w:rsidR="003A14DC">
              <w:rPr>
                <w:lang w:val="en-GB"/>
              </w:rPr>
              <w:t>7</w:t>
            </w:r>
          </w:p>
        </w:tc>
        <w:tc>
          <w:tcPr>
            <w:tcW w:w="1058" w:type="dxa"/>
            <w:tcBorders>
              <w:top w:val="single" w:sz="4" w:space="0" w:color="000000"/>
              <w:left w:val="single" w:sz="4" w:space="0" w:color="000000"/>
              <w:bottom w:val="single" w:sz="4" w:space="0" w:color="000000"/>
            </w:tcBorders>
          </w:tcPr>
          <w:p w14:paraId="78C20637" w14:textId="479A6160" w:rsidR="00E33A60" w:rsidRDefault="00E33A60" w:rsidP="003C3C6D">
            <w:pPr>
              <w:snapToGrid w:val="0"/>
              <w:jc w:val="center"/>
              <w:rPr>
                <w:lang w:val="en-GB"/>
              </w:rPr>
            </w:pPr>
            <w:proofErr w:type="spellStart"/>
            <w:r>
              <w:rPr>
                <w:lang w:val="en-GB"/>
              </w:rPr>
              <w:t>CaOH</w:t>
            </w:r>
            <w:proofErr w:type="spellEnd"/>
          </w:p>
        </w:tc>
        <w:tc>
          <w:tcPr>
            <w:tcW w:w="567" w:type="dxa"/>
            <w:tcBorders>
              <w:top w:val="single" w:sz="4" w:space="0" w:color="000000"/>
              <w:left w:val="single" w:sz="4" w:space="0" w:color="000000"/>
              <w:bottom w:val="single" w:sz="4" w:space="0" w:color="000000"/>
            </w:tcBorders>
          </w:tcPr>
          <w:p w14:paraId="467566F0" w14:textId="77777777" w:rsidR="00E33A60" w:rsidRPr="006F2754" w:rsidRDefault="00E33A6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0FAE1E0" w14:textId="77777777" w:rsidR="00E33A60" w:rsidRDefault="00E33A6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3B81C4D" w14:textId="77777777" w:rsidR="00E33A60" w:rsidRDefault="00E33A6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228C37" w14:textId="77777777" w:rsidR="00E33A60" w:rsidRDefault="00E33A6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69F672" w14:textId="7B9CCC68" w:rsidR="00E33A60" w:rsidRDefault="00E33A6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202C70" w14:textId="1E9121AB" w:rsidR="00E33A60" w:rsidRDefault="00E33A60" w:rsidP="003C3C6D">
            <w:pPr>
              <w:snapToGrid w:val="0"/>
              <w:rPr>
                <w:lang w:val="en-GB"/>
              </w:rPr>
            </w:pPr>
            <w:r>
              <w:rPr>
                <w:lang w:val="en-GB"/>
              </w:rPr>
              <w:t>4061</w:t>
            </w:r>
          </w:p>
        </w:tc>
      </w:tr>
      <w:tr w:rsidR="00E33A60" w14:paraId="635CBFF9" w14:textId="77777777" w:rsidTr="006D55D0">
        <w:tc>
          <w:tcPr>
            <w:tcW w:w="1878" w:type="dxa"/>
            <w:gridSpan w:val="2"/>
            <w:tcBorders>
              <w:top w:val="single" w:sz="4" w:space="0" w:color="000000"/>
              <w:left w:val="single" w:sz="4" w:space="0" w:color="000000"/>
              <w:bottom w:val="single" w:sz="4" w:space="0" w:color="000000"/>
            </w:tcBorders>
          </w:tcPr>
          <w:p w14:paraId="5D6B3551" w14:textId="06317314" w:rsidR="00E33A60" w:rsidRDefault="00E33A60" w:rsidP="003C3C6D">
            <w:pPr>
              <w:snapToGrid w:val="0"/>
              <w:jc w:val="center"/>
              <w:rPr>
                <w:lang w:val="en-GB"/>
              </w:rPr>
            </w:pPr>
            <w:r>
              <w:rPr>
                <w:lang w:val="en-GB"/>
              </w:rPr>
              <w:t>13</w:t>
            </w:r>
            <w:r w:rsidR="003A14DC">
              <w:rPr>
                <w:lang w:val="en-GB"/>
              </w:rPr>
              <w:t>8</w:t>
            </w:r>
          </w:p>
        </w:tc>
        <w:tc>
          <w:tcPr>
            <w:tcW w:w="1058" w:type="dxa"/>
            <w:tcBorders>
              <w:top w:val="single" w:sz="4" w:space="0" w:color="000000"/>
              <w:left w:val="single" w:sz="4" w:space="0" w:color="000000"/>
              <w:bottom w:val="single" w:sz="4" w:space="0" w:color="000000"/>
            </w:tcBorders>
          </w:tcPr>
          <w:p w14:paraId="74E95C75" w14:textId="1A693EC7" w:rsidR="00E33A60" w:rsidRDefault="00E33A60" w:rsidP="003C3C6D">
            <w:pPr>
              <w:snapToGrid w:val="0"/>
              <w:jc w:val="center"/>
              <w:rPr>
                <w:lang w:val="en-GB"/>
              </w:rPr>
            </w:pPr>
            <w:proofErr w:type="spellStart"/>
            <w:r>
              <w:rPr>
                <w:lang w:val="en-GB"/>
              </w:rPr>
              <w:t>ZrO</w:t>
            </w:r>
            <w:proofErr w:type="spellEnd"/>
          </w:p>
        </w:tc>
        <w:tc>
          <w:tcPr>
            <w:tcW w:w="567" w:type="dxa"/>
            <w:tcBorders>
              <w:top w:val="single" w:sz="4" w:space="0" w:color="000000"/>
              <w:left w:val="single" w:sz="4" w:space="0" w:color="000000"/>
              <w:bottom w:val="single" w:sz="4" w:space="0" w:color="000000"/>
            </w:tcBorders>
          </w:tcPr>
          <w:p w14:paraId="378CF442" w14:textId="77777777" w:rsidR="00E33A60" w:rsidRPr="006F2754" w:rsidRDefault="00E33A6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35647" w14:textId="77777777" w:rsidR="00E33A60" w:rsidRDefault="00E33A6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91B484" w14:textId="77777777" w:rsidR="00E33A60" w:rsidRDefault="00E33A6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2C6F3D0" w14:textId="77777777" w:rsidR="00E33A60" w:rsidRDefault="00E33A6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5842D74" w14:textId="495AAB3D" w:rsidR="00E33A60" w:rsidRDefault="00E33A6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D0B280" w14:textId="2557BE92" w:rsidR="00E33A60" w:rsidRDefault="00E33A60" w:rsidP="003C3C6D">
            <w:pPr>
              <w:snapToGrid w:val="0"/>
              <w:rPr>
                <w:lang w:val="en-GB"/>
              </w:rPr>
            </w:pPr>
            <w:r>
              <w:rPr>
                <w:lang w:val="en-GB"/>
              </w:rPr>
              <w:t>916</w:t>
            </w:r>
          </w:p>
        </w:tc>
      </w:tr>
    </w:tbl>
    <w:p w14:paraId="2AF7037A" w14:textId="77777777" w:rsidR="006D55D0" w:rsidRDefault="006D55D0" w:rsidP="00327550"/>
    <w:p w14:paraId="582EF085" w14:textId="6D3F2839" w:rsidR="00327550" w:rsidRDefault="00327550" w:rsidP="00327550">
      <w:r>
        <w:t>NOTES:</w:t>
      </w:r>
    </w:p>
    <w:p w14:paraId="1BCE1588" w14:textId="77777777" w:rsidR="00327550" w:rsidRDefault="00327550" w:rsidP="00327550"/>
    <w:p w14:paraId="4C1CB582" w14:textId="77777777"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w:t>
      </w:r>
      <w:r w:rsidR="004A5FE3">
        <w:rPr>
          <w:rFonts w:ascii="Times New Roman" w:hAnsi="Times New Roman"/>
          <w:lang w:val="en-GB"/>
        </w:rPr>
        <w:t>,</w:t>
      </w:r>
      <w:r w:rsidRPr="003C4E42">
        <w:rPr>
          <w:rFonts w:ascii="Times New Roman" w:hAnsi="Times New Roman"/>
          <w:lang w:val="en-GB"/>
        </w:rPr>
        <w:t xml:space="preserve">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 xml:space="preserve">up numbers to allow mapping between </w:t>
      </w:r>
      <w:proofErr w:type="spellStart"/>
      <w:r w:rsidR="00327550" w:rsidRPr="003C4E42">
        <w:rPr>
          <w:rFonts w:ascii="Times New Roman" w:hAnsi="Times New Roman"/>
          <w:lang w:val="en-GB"/>
        </w:rPr>
        <w:t>hitran</w:t>
      </w:r>
      <w:proofErr w:type="spellEnd"/>
      <w:r w:rsidR="00327550" w:rsidRPr="003C4E42">
        <w:rPr>
          <w:rFonts w:ascii="Times New Roman" w:hAnsi="Times New Roman"/>
          <w:lang w:val="en-GB"/>
        </w:rPr>
        <w:t xml:space="preserve"> and </w:t>
      </w:r>
      <w:proofErr w:type="spellStart"/>
      <w:r w:rsidR="00327550" w:rsidRPr="003C4E42">
        <w:rPr>
          <w:rFonts w:ascii="Times New Roman" w:hAnsi="Times New Roman"/>
          <w:lang w:val="en-GB"/>
        </w:rPr>
        <w:t>geisa</w:t>
      </w:r>
      <w:proofErr w:type="spellEnd"/>
      <w:r w:rsidR="00327550" w:rsidRPr="003C4E42">
        <w:rPr>
          <w:rFonts w:ascii="Times New Roman" w:hAnsi="Times New Roman"/>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sidRPr="003C4E42">
        <w:rPr>
          <w:rFonts w:ascii="Times New Roman" w:hAnsi="Times New Roman"/>
          <w:lang w:val="en-GB"/>
        </w:rPr>
        <w:t>Radtran</w:t>
      </w:r>
      <w:proofErr w:type="spellEnd"/>
      <w:r w:rsidR="00327550" w:rsidRPr="003C4E42">
        <w:rPr>
          <w:rFonts w:ascii="Times New Roman" w:hAnsi="Times New Roman"/>
          <w:lang w:val="en-GB"/>
        </w:rPr>
        <w:t xml:space="preserve"> gas IDs listed in the ‘</w:t>
      </w:r>
      <w:proofErr w:type="spellStart"/>
      <w:r w:rsidR="00327550" w:rsidRPr="003C4E42">
        <w:rPr>
          <w:rFonts w:ascii="Times New Roman" w:hAnsi="Times New Roman"/>
          <w:lang w:val="en-GB"/>
        </w:rPr>
        <w:t>gasinfo</w:t>
      </w:r>
      <w:proofErr w:type="spellEnd"/>
      <w:r w:rsidR="00327550" w:rsidRPr="003C4E42">
        <w:rPr>
          <w:rFonts w:ascii="Times New Roman" w:hAnsi="Times New Roman"/>
          <w:lang w:val="en-GB"/>
        </w:rPr>
        <w:t>’ file.</w:t>
      </w:r>
    </w:p>
    <w:p w14:paraId="046C116D" w14:textId="77777777" w:rsidR="00327550" w:rsidRPr="003C4E42" w:rsidRDefault="00886C78" w:rsidP="008F3D59">
      <w:pPr>
        <w:rPr>
          <w:rFonts w:ascii="Times New Roman" w:hAnsi="Times New Roman"/>
          <w:lang w:val="en-GB"/>
        </w:rPr>
      </w:pPr>
      <w:r w:rsidRPr="003C4E42">
        <w:rPr>
          <w:rFonts w:ascii="Times New Roman" w:hAnsi="Times New Roman"/>
          <w:lang w:val="en-GB"/>
        </w:rPr>
        <w:t xml:space="preserve">2) H04 = HITRAN2004, G03 = </w:t>
      </w:r>
      <w:proofErr w:type="spellStart"/>
      <w:r w:rsidRPr="003C4E42">
        <w:rPr>
          <w:rFonts w:ascii="Times New Roman" w:hAnsi="Times New Roman"/>
          <w:lang w:val="en-GB"/>
        </w:rPr>
        <w:t>Geisa</w:t>
      </w:r>
      <w:proofErr w:type="spellEnd"/>
      <w:r w:rsidRPr="003C4E42">
        <w:rPr>
          <w:rFonts w:ascii="Times New Roman" w:hAnsi="Times New Roman"/>
          <w:lang w:val="en-GB"/>
        </w:rPr>
        <w:t xml:space="preserve"> 2003 etc.</w:t>
      </w:r>
    </w:p>
    <w:sectPr w:rsidR="00327550" w:rsidRPr="003C4E42" w:rsidSect="006F2754">
      <w:pgSz w:w="16820" w:h="11900" w:orient="landscape"/>
      <w:pgMar w:top="1800" w:right="1440" w:bottom="180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468E5" w14:textId="77777777" w:rsidR="008714C2" w:rsidRDefault="008714C2">
      <w:r>
        <w:separator/>
      </w:r>
    </w:p>
  </w:endnote>
  <w:endnote w:type="continuationSeparator" w:id="0">
    <w:p w14:paraId="5ED4EB4D" w14:textId="77777777" w:rsidR="008714C2" w:rsidRDefault="0087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pperplate Gothic Light">
    <w:altName w:val="Calibri"/>
    <w:panose1 w:val="02000604030000020004"/>
    <w:charset w:val="00"/>
    <w:family w:val="swiss"/>
    <w:pitch w:val="variable"/>
    <w:sig w:usb0="00000003" w:usb1="00000000" w:usb2="00000000" w:usb3="00000000" w:csb0="00000001" w:csb1="00000000"/>
  </w:font>
  <w:font w:name="Copperplate Light">
    <w:altName w:val="COPPERPLATE LIGHT"/>
    <w:panose1 w:val="02000604030000020004"/>
    <w:charset w:val="4D"/>
    <w:family w:val="auto"/>
    <w:pitch w:val="variable"/>
    <w:sig w:usb0="80000067" w:usb1="00000000" w:usb2="00000000" w:usb3="00000000" w:csb0="00000111" w:csb1="00000000"/>
  </w:font>
  <w:font w:name="Copperplate Gothic Bold">
    <w:panose1 w:val="020E0705020206020404"/>
    <w:charset w:val="4D"/>
    <w:family w:val="swiss"/>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20736" w14:textId="77777777" w:rsidR="003C3C6D" w:rsidRDefault="003C3C6D">
    <w:pPr>
      <w:pStyle w:val="Footer"/>
      <w:widowControl w:val="0"/>
      <w:tabs>
        <w:tab w:val="clear" w:pos="4320"/>
        <w:tab w:val="clear" w:pos="8640"/>
        <w:tab w:val="right" w:pos="82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0942D" w14:textId="77777777" w:rsidR="008714C2" w:rsidRDefault="008714C2">
      <w:r>
        <w:separator/>
      </w:r>
    </w:p>
  </w:footnote>
  <w:footnote w:type="continuationSeparator" w:id="0">
    <w:p w14:paraId="7BC7F28F" w14:textId="77777777" w:rsidR="008714C2" w:rsidRDefault="00871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9603C"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ADCDD0" w14:textId="77777777" w:rsidR="003C3C6D" w:rsidRDefault="003C3C6D"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827E" w14:textId="65534400" w:rsidR="003C3C6D" w:rsidRDefault="003C3C6D">
    <w:pPr>
      <w:pStyle w:val="Header"/>
      <w:widowControl w:val="0"/>
      <w:pBdr>
        <w:bottom w:val="single" w:sz="6" w:space="0" w:color="auto"/>
      </w:pBdr>
      <w:rPr>
        <w:lang w:val="en-GB"/>
      </w:rPr>
    </w:pPr>
    <w:r>
      <w:rPr>
        <w:lang w:val="en-GB"/>
      </w:rPr>
      <w:t>RADTRANS</w:t>
    </w:r>
    <w:r w:rsidR="0002586D">
      <w:rPr>
        <w:lang w:val="en-GB"/>
      </w:rPr>
      <w:t xml:space="preserve"> Manual</w:t>
    </w:r>
  </w:p>
  <w:p w14:paraId="599EE5CD" w14:textId="77777777" w:rsidR="003C3C6D" w:rsidRPr="00BC7BA9" w:rsidRDefault="003C3C6D">
    <w:pPr>
      <w:pStyle w:val="Header"/>
      <w:widowControl w:val="0"/>
      <w:pBdr>
        <w:bottom w:val="single" w:sz="6" w:space="0"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7C18"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33545DF7" w14:textId="24B0E8B6" w:rsidR="003C3C6D" w:rsidRDefault="003C3C6D" w:rsidP="0054190D">
    <w:pPr>
      <w:pStyle w:val="Header"/>
      <w:widowControl w:val="0"/>
      <w:tabs>
        <w:tab w:val="clear" w:pos="8640"/>
        <w:tab w:val="right" w:pos="13892"/>
      </w:tabs>
      <w:ind w:right="360"/>
    </w:pPr>
    <w:r>
      <w:t>RADTRANS</w:t>
    </w:r>
    <w:r w:rsidR="00EE6A14">
      <w:t xml:space="preserve"> Manual</w:t>
    </w:r>
    <w:r>
      <w:tab/>
    </w:r>
    <w:r>
      <w:tab/>
    </w:r>
  </w:p>
  <w:p w14:paraId="46A59DE1" w14:textId="77777777" w:rsidR="003C3C6D" w:rsidRDefault="003C3C6D">
    <w:pPr>
      <w:pStyle w:val="Header"/>
      <w:widowControl w:val="0"/>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2030056913">
    <w:abstractNumId w:val="0"/>
  </w:num>
  <w:num w:numId="2" w16cid:durableId="16444593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Barstow">
    <w15:presenceInfo w15:providerId="AD" w15:userId="S::jkb298@open.ac.uk::e5364eeb-3172-44dd-a322-41af5cf660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F9"/>
    <w:rsid w:val="0002586D"/>
    <w:rsid w:val="0007625D"/>
    <w:rsid w:val="00080DF8"/>
    <w:rsid w:val="00097429"/>
    <w:rsid w:val="000A59AE"/>
    <w:rsid w:val="000D208E"/>
    <w:rsid w:val="000D5DDB"/>
    <w:rsid w:val="000F63A0"/>
    <w:rsid w:val="00103F44"/>
    <w:rsid w:val="00121B5F"/>
    <w:rsid w:val="00135C7B"/>
    <w:rsid w:val="0015207B"/>
    <w:rsid w:val="00154E84"/>
    <w:rsid w:val="00160C39"/>
    <w:rsid w:val="00181E4A"/>
    <w:rsid w:val="001850AA"/>
    <w:rsid w:val="001933AB"/>
    <w:rsid w:val="001A7BF3"/>
    <w:rsid w:val="001D35B8"/>
    <w:rsid w:val="00221720"/>
    <w:rsid w:val="00250E02"/>
    <w:rsid w:val="0028227D"/>
    <w:rsid w:val="002E1F26"/>
    <w:rsid w:val="002E2220"/>
    <w:rsid w:val="00316B67"/>
    <w:rsid w:val="00327550"/>
    <w:rsid w:val="00341BC9"/>
    <w:rsid w:val="003430E2"/>
    <w:rsid w:val="00356F9E"/>
    <w:rsid w:val="003854EA"/>
    <w:rsid w:val="003A14DC"/>
    <w:rsid w:val="003B6318"/>
    <w:rsid w:val="003C3C6D"/>
    <w:rsid w:val="003C4E42"/>
    <w:rsid w:val="00420AF2"/>
    <w:rsid w:val="00433CE1"/>
    <w:rsid w:val="00435369"/>
    <w:rsid w:val="004872FC"/>
    <w:rsid w:val="004A5FE3"/>
    <w:rsid w:val="004B135E"/>
    <w:rsid w:val="004B1EEB"/>
    <w:rsid w:val="004D79CE"/>
    <w:rsid w:val="00517386"/>
    <w:rsid w:val="00532767"/>
    <w:rsid w:val="0054190D"/>
    <w:rsid w:val="00616FB8"/>
    <w:rsid w:val="00622856"/>
    <w:rsid w:val="006A3DFE"/>
    <w:rsid w:val="006D55D0"/>
    <w:rsid w:val="006E26DF"/>
    <w:rsid w:val="006E589A"/>
    <w:rsid w:val="006F2754"/>
    <w:rsid w:val="006F5882"/>
    <w:rsid w:val="00702124"/>
    <w:rsid w:val="00726CD4"/>
    <w:rsid w:val="00735472"/>
    <w:rsid w:val="00763BC8"/>
    <w:rsid w:val="00783986"/>
    <w:rsid w:val="007942F3"/>
    <w:rsid w:val="007C1C0C"/>
    <w:rsid w:val="00825CD2"/>
    <w:rsid w:val="00847791"/>
    <w:rsid w:val="00854D29"/>
    <w:rsid w:val="008714C2"/>
    <w:rsid w:val="00886C78"/>
    <w:rsid w:val="008C275C"/>
    <w:rsid w:val="008C2BEE"/>
    <w:rsid w:val="008C5E56"/>
    <w:rsid w:val="008F3D59"/>
    <w:rsid w:val="00907271"/>
    <w:rsid w:val="00914D9E"/>
    <w:rsid w:val="0096285F"/>
    <w:rsid w:val="00964BB7"/>
    <w:rsid w:val="00971302"/>
    <w:rsid w:val="00992A53"/>
    <w:rsid w:val="009C31CC"/>
    <w:rsid w:val="009E2653"/>
    <w:rsid w:val="009F2280"/>
    <w:rsid w:val="00AF3822"/>
    <w:rsid w:val="00B01194"/>
    <w:rsid w:val="00B448D9"/>
    <w:rsid w:val="00B97F01"/>
    <w:rsid w:val="00BC7BA9"/>
    <w:rsid w:val="00C128A4"/>
    <w:rsid w:val="00C40E8B"/>
    <w:rsid w:val="00C47378"/>
    <w:rsid w:val="00C75EFD"/>
    <w:rsid w:val="00D433D4"/>
    <w:rsid w:val="00D84D9E"/>
    <w:rsid w:val="00D92D3D"/>
    <w:rsid w:val="00DA4C58"/>
    <w:rsid w:val="00DD2637"/>
    <w:rsid w:val="00E33A60"/>
    <w:rsid w:val="00E66946"/>
    <w:rsid w:val="00E729F1"/>
    <w:rsid w:val="00E9297C"/>
    <w:rsid w:val="00E96A32"/>
    <w:rsid w:val="00E97D25"/>
    <w:rsid w:val="00EA0CF9"/>
    <w:rsid w:val="00EB7F74"/>
    <w:rsid w:val="00EC759D"/>
    <w:rsid w:val="00EE2B46"/>
    <w:rsid w:val="00EE6A14"/>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5D14F8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 w:type="character" w:styleId="UnresolvedMention">
    <w:name w:val="Unresolved Mention"/>
    <w:basedOn w:val="DefaultParagraphFont"/>
    <w:uiPriority w:val="99"/>
    <w:semiHidden/>
    <w:unhideWhenUsed/>
    <w:rsid w:val="003C3C6D"/>
    <w:rPr>
      <w:color w:val="605E5C"/>
      <w:shd w:val="clear" w:color="auto" w:fill="E1DFDD"/>
    </w:rPr>
  </w:style>
  <w:style w:type="paragraph" w:styleId="TOCHeading">
    <w:name w:val="TOC Heading"/>
    <w:basedOn w:val="Heading1"/>
    <w:next w:val="Normal"/>
    <w:uiPriority w:val="39"/>
    <w:unhideWhenUsed/>
    <w:qFormat/>
    <w:rsid w:val="00847791"/>
    <w:pPr>
      <w:keepNext/>
      <w:keepLines/>
      <w:overflowPunct/>
      <w:autoSpaceDE/>
      <w:autoSpaceDN/>
      <w:adjustRightInd/>
      <w:spacing w:before="480" w:line="276" w:lineRule="auto"/>
      <w:textAlignment w:val="auto"/>
      <w:outlineLvl w:val="9"/>
    </w:pPr>
    <w:rPr>
      <w:rFonts w:asciiTheme="majorHAnsi" w:eastAsiaTheme="majorEastAsia" w:hAnsiTheme="majorHAnsi" w:cstheme="majorBidi"/>
      <w:b/>
      <w:bCs/>
      <w:color w:val="365F91" w:themeColor="accent1" w:themeShade="BF"/>
      <w:sz w:val="28"/>
      <w:szCs w:val="28"/>
      <w:u w:val="none"/>
      <w:lang w:eastAsia="en-US"/>
    </w:rPr>
  </w:style>
  <w:style w:type="paragraph" w:styleId="TOC1">
    <w:name w:val="toc 1"/>
    <w:basedOn w:val="Normal"/>
    <w:next w:val="Normal"/>
    <w:autoRedefine/>
    <w:uiPriority w:val="39"/>
    <w:unhideWhenUsed/>
    <w:rsid w:val="00847791"/>
    <w:pPr>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847791"/>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847791"/>
    <w:pPr>
      <w:ind w:left="480"/>
      <w:jc w:val="left"/>
    </w:pPr>
    <w:rPr>
      <w:rFonts w:asciiTheme="minorHAnsi" w:hAnsiTheme="minorHAnsi"/>
      <w:sz w:val="20"/>
    </w:rPr>
  </w:style>
  <w:style w:type="paragraph" w:styleId="TOC4">
    <w:name w:val="toc 4"/>
    <w:basedOn w:val="Normal"/>
    <w:next w:val="Normal"/>
    <w:autoRedefine/>
    <w:uiPriority w:val="39"/>
    <w:semiHidden/>
    <w:unhideWhenUsed/>
    <w:rsid w:val="00847791"/>
    <w:pPr>
      <w:ind w:left="720"/>
      <w:jc w:val="left"/>
    </w:pPr>
    <w:rPr>
      <w:rFonts w:asciiTheme="minorHAnsi" w:hAnsiTheme="minorHAnsi"/>
      <w:sz w:val="20"/>
    </w:rPr>
  </w:style>
  <w:style w:type="paragraph" w:styleId="TOC5">
    <w:name w:val="toc 5"/>
    <w:basedOn w:val="Normal"/>
    <w:next w:val="Normal"/>
    <w:autoRedefine/>
    <w:uiPriority w:val="39"/>
    <w:semiHidden/>
    <w:unhideWhenUsed/>
    <w:rsid w:val="00847791"/>
    <w:pPr>
      <w:ind w:left="960"/>
      <w:jc w:val="left"/>
    </w:pPr>
    <w:rPr>
      <w:rFonts w:asciiTheme="minorHAnsi" w:hAnsiTheme="minorHAnsi"/>
      <w:sz w:val="20"/>
    </w:rPr>
  </w:style>
  <w:style w:type="paragraph" w:styleId="TOC6">
    <w:name w:val="toc 6"/>
    <w:basedOn w:val="Normal"/>
    <w:next w:val="Normal"/>
    <w:autoRedefine/>
    <w:uiPriority w:val="39"/>
    <w:semiHidden/>
    <w:unhideWhenUsed/>
    <w:rsid w:val="00847791"/>
    <w:pPr>
      <w:ind w:left="1200"/>
      <w:jc w:val="left"/>
    </w:pPr>
    <w:rPr>
      <w:rFonts w:asciiTheme="minorHAnsi" w:hAnsiTheme="minorHAnsi"/>
      <w:sz w:val="20"/>
    </w:rPr>
  </w:style>
  <w:style w:type="paragraph" w:styleId="TOC7">
    <w:name w:val="toc 7"/>
    <w:basedOn w:val="Normal"/>
    <w:next w:val="Normal"/>
    <w:autoRedefine/>
    <w:uiPriority w:val="39"/>
    <w:semiHidden/>
    <w:unhideWhenUsed/>
    <w:rsid w:val="00847791"/>
    <w:pPr>
      <w:ind w:left="1440"/>
      <w:jc w:val="left"/>
    </w:pPr>
    <w:rPr>
      <w:rFonts w:asciiTheme="minorHAnsi" w:hAnsiTheme="minorHAnsi"/>
      <w:sz w:val="20"/>
    </w:rPr>
  </w:style>
  <w:style w:type="paragraph" w:styleId="TOC8">
    <w:name w:val="toc 8"/>
    <w:basedOn w:val="Normal"/>
    <w:next w:val="Normal"/>
    <w:autoRedefine/>
    <w:uiPriority w:val="39"/>
    <w:semiHidden/>
    <w:unhideWhenUsed/>
    <w:rsid w:val="00847791"/>
    <w:pPr>
      <w:ind w:left="1680"/>
      <w:jc w:val="left"/>
    </w:pPr>
    <w:rPr>
      <w:rFonts w:asciiTheme="minorHAnsi" w:hAnsiTheme="minorHAnsi"/>
      <w:sz w:val="20"/>
    </w:rPr>
  </w:style>
  <w:style w:type="paragraph" w:styleId="TOC9">
    <w:name w:val="toc 9"/>
    <w:basedOn w:val="Normal"/>
    <w:next w:val="Normal"/>
    <w:autoRedefine/>
    <w:uiPriority w:val="39"/>
    <w:semiHidden/>
    <w:unhideWhenUsed/>
    <w:rsid w:val="00847791"/>
    <w:pPr>
      <w:ind w:left="1920"/>
      <w:jc w:val="left"/>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2.emf"/><Relationship Id="rId21" Type="http://schemas.openxmlformats.org/officeDocument/2006/relationships/image" Target="media/image6.emf"/><Relationship Id="rId42" Type="http://schemas.openxmlformats.org/officeDocument/2006/relationships/image" Target="media/image27.emf"/><Relationship Id="rId63" Type="http://schemas.openxmlformats.org/officeDocument/2006/relationships/image" Target="media/image48.emf"/><Relationship Id="rId84" Type="http://schemas.openxmlformats.org/officeDocument/2006/relationships/image" Target="media/image69.emf"/><Relationship Id="rId138" Type="http://schemas.openxmlformats.org/officeDocument/2006/relationships/image" Target="media/image123.emf"/><Relationship Id="rId159" Type="http://schemas.openxmlformats.org/officeDocument/2006/relationships/image" Target="media/image144.emf"/><Relationship Id="rId170" Type="http://schemas.openxmlformats.org/officeDocument/2006/relationships/image" Target="media/image155.emf"/><Relationship Id="rId107" Type="http://schemas.openxmlformats.org/officeDocument/2006/relationships/image" Target="media/image92.emf"/><Relationship Id="rId11" Type="http://schemas.openxmlformats.org/officeDocument/2006/relationships/image" Target="media/image1.emf"/><Relationship Id="rId32" Type="http://schemas.openxmlformats.org/officeDocument/2006/relationships/image" Target="media/image17.emf"/><Relationship Id="rId53" Type="http://schemas.openxmlformats.org/officeDocument/2006/relationships/image" Target="media/image38.emf"/><Relationship Id="rId74" Type="http://schemas.openxmlformats.org/officeDocument/2006/relationships/image" Target="media/image59.emf"/><Relationship Id="rId128" Type="http://schemas.openxmlformats.org/officeDocument/2006/relationships/image" Target="media/image113.emf"/><Relationship Id="rId149" Type="http://schemas.openxmlformats.org/officeDocument/2006/relationships/image" Target="media/image134.emf"/><Relationship Id="rId5" Type="http://schemas.openxmlformats.org/officeDocument/2006/relationships/webSettings" Target="webSettings.xml"/><Relationship Id="rId95" Type="http://schemas.openxmlformats.org/officeDocument/2006/relationships/image" Target="media/image80.emf"/><Relationship Id="rId160" Type="http://schemas.openxmlformats.org/officeDocument/2006/relationships/image" Target="media/image145.emf"/><Relationship Id="rId181" Type="http://schemas.openxmlformats.org/officeDocument/2006/relationships/image" Target="media/image166.emf"/><Relationship Id="rId22" Type="http://schemas.openxmlformats.org/officeDocument/2006/relationships/image" Target="media/image7.emf"/><Relationship Id="rId43" Type="http://schemas.openxmlformats.org/officeDocument/2006/relationships/image" Target="media/image28.emf"/><Relationship Id="rId64" Type="http://schemas.openxmlformats.org/officeDocument/2006/relationships/image" Target="media/image49.emf"/><Relationship Id="rId118" Type="http://schemas.openxmlformats.org/officeDocument/2006/relationships/image" Target="media/image103.emf"/><Relationship Id="rId139" Type="http://schemas.openxmlformats.org/officeDocument/2006/relationships/image" Target="media/image124.emf"/><Relationship Id="rId85" Type="http://schemas.openxmlformats.org/officeDocument/2006/relationships/image" Target="media/image70.emf"/><Relationship Id="rId150" Type="http://schemas.openxmlformats.org/officeDocument/2006/relationships/image" Target="media/image135.emf"/><Relationship Id="rId171" Type="http://schemas.openxmlformats.org/officeDocument/2006/relationships/image" Target="media/image156.emf"/><Relationship Id="rId33" Type="http://schemas.openxmlformats.org/officeDocument/2006/relationships/image" Target="media/image18.emf"/><Relationship Id="rId108" Type="http://schemas.openxmlformats.org/officeDocument/2006/relationships/image" Target="media/image93.emf"/><Relationship Id="rId129" Type="http://schemas.openxmlformats.org/officeDocument/2006/relationships/image" Target="media/image114.emf"/><Relationship Id="rId54" Type="http://schemas.openxmlformats.org/officeDocument/2006/relationships/image" Target="media/image39.emf"/><Relationship Id="rId75" Type="http://schemas.openxmlformats.org/officeDocument/2006/relationships/image" Target="media/image60.emf"/><Relationship Id="rId96" Type="http://schemas.openxmlformats.org/officeDocument/2006/relationships/image" Target="media/image81.emf"/><Relationship Id="rId140" Type="http://schemas.openxmlformats.org/officeDocument/2006/relationships/image" Target="media/image125.emf"/><Relationship Id="rId161" Type="http://schemas.openxmlformats.org/officeDocument/2006/relationships/image" Target="media/image146.emf"/><Relationship Id="rId182" Type="http://schemas.openxmlformats.org/officeDocument/2006/relationships/image" Target="media/image167.emf"/><Relationship Id="rId6" Type="http://schemas.openxmlformats.org/officeDocument/2006/relationships/footnotes" Target="footnotes.xml"/><Relationship Id="rId23" Type="http://schemas.openxmlformats.org/officeDocument/2006/relationships/image" Target="media/image8.emf"/><Relationship Id="rId119" Type="http://schemas.openxmlformats.org/officeDocument/2006/relationships/image" Target="media/image104.emf"/><Relationship Id="rId44" Type="http://schemas.openxmlformats.org/officeDocument/2006/relationships/image" Target="media/image29.emf"/><Relationship Id="rId65" Type="http://schemas.openxmlformats.org/officeDocument/2006/relationships/image" Target="media/image50.emf"/><Relationship Id="rId86" Type="http://schemas.openxmlformats.org/officeDocument/2006/relationships/image" Target="media/image71.emf"/><Relationship Id="rId130" Type="http://schemas.openxmlformats.org/officeDocument/2006/relationships/image" Target="media/image115.emf"/><Relationship Id="rId151" Type="http://schemas.openxmlformats.org/officeDocument/2006/relationships/image" Target="media/image136.emf"/><Relationship Id="rId172" Type="http://schemas.openxmlformats.org/officeDocument/2006/relationships/image" Target="media/image157.emf"/><Relationship Id="rId18" Type="http://schemas.openxmlformats.org/officeDocument/2006/relationships/image" Target="media/image3.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image" Target="media/image105.emf"/><Relationship Id="rId125" Type="http://schemas.openxmlformats.org/officeDocument/2006/relationships/image" Target="media/image110.emf"/><Relationship Id="rId141" Type="http://schemas.openxmlformats.org/officeDocument/2006/relationships/image" Target="media/image126.emf"/><Relationship Id="rId146" Type="http://schemas.openxmlformats.org/officeDocument/2006/relationships/image" Target="media/image131.emf"/><Relationship Id="rId167" Type="http://schemas.openxmlformats.org/officeDocument/2006/relationships/image" Target="media/image152.emf"/><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image" Target="media/image77.emf"/><Relationship Id="rId162" Type="http://schemas.openxmlformats.org/officeDocument/2006/relationships/image" Target="media/image147.emf"/><Relationship Id="rId183" Type="http://schemas.openxmlformats.org/officeDocument/2006/relationships/image" Target="media/image168.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w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131" Type="http://schemas.openxmlformats.org/officeDocument/2006/relationships/image" Target="media/image116.emf"/><Relationship Id="rId136" Type="http://schemas.openxmlformats.org/officeDocument/2006/relationships/image" Target="media/image121.emf"/><Relationship Id="rId157" Type="http://schemas.openxmlformats.org/officeDocument/2006/relationships/image" Target="media/image142.emf"/><Relationship Id="rId178" Type="http://schemas.openxmlformats.org/officeDocument/2006/relationships/image" Target="media/image163.emf"/><Relationship Id="rId61" Type="http://schemas.openxmlformats.org/officeDocument/2006/relationships/image" Target="media/image46.emf"/><Relationship Id="rId82" Type="http://schemas.openxmlformats.org/officeDocument/2006/relationships/image" Target="media/image67.emf"/><Relationship Id="rId152" Type="http://schemas.openxmlformats.org/officeDocument/2006/relationships/image" Target="media/image137.emf"/><Relationship Id="rId173" Type="http://schemas.openxmlformats.org/officeDocument/2006/relationships/image" Target="media/image158.emf"/><Relationship Id="rId19" Type="http://schemas.openxmlformats.org/officeDocument/2006/relationships/image" Target="media/image4.emf"/><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1.emf"/><Relationship Id="rId77" Type="http://schemas.openxmlformats.org/officeDocument/2006/relationships/image" Target="media/image62.emf"/><Relationship Id="rId100" Type="http://schemas.openxmlformats.org/officeDocument/2006/relationships/image" Target="media/image85.wmf"/><Relationship Id="rId105" Type="http://schemas.openxmlformats.org/officeDocument/2006/relationships/image" Target="media/image90.emf"/><Relationship Id="rId126" Type="http://schemas.openxmlformats.org/officeDocument/2006/relationships/image" Target="media/image111.emf"/><Relationship Id="rId147" Type="http://schemas.openxmlformats.org/officeDocument/2006/relationships/image" Target="media/image132.emf"/><Relationship Id="rId168" Type="http://schemas.openxmlformats.org/officeDocument/2006/relationships/image" Target="media/image153.emf"/><Relationship Id="rId8" Type="http://schemas.openxmlformats.org/officeDocument/2006/relationships/header" Target="header1.xml"/><Relationship Id="rId51" Type="http://schemas.openxmlformats.org/officeDocument/2006/relationships/image" Target="media/image36.emf"/><Relationship Id="rId72" Type="http://schemas.openxmlformats.org/officeDocument/2006/relationships/image" Target="media/image57.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image" Target="media/image106.emf"/><Relationship Id="rId142" Type="http://schemas.openxmlformats.org/officeDocument/2006/relationships/image" Target="media/image127.emf"/><Relationship Id="rId163" Type="http://schemas.openxmlformats.org/officeDocument/2006/relationships/image" Target="media/image148.emf"/><Relationship Id="rId184" Type="http://schemas.openxmlformats.org/officeDocument/2006/relationships/image" Target="media/image169.emf"/><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31.emf"/><Relationship Id="rId67" Type="http://schemas.openxmlformats.org/officeDocument/2006/relationships/image" Target="media/image52.emf"/><Relationship Id="rId116" Type="http://schemas.openxmlformats.org/officeDocument/2006/relationships/image" Target="media/image101.emf"/><Relationship Id="rId137" Type="http://schemas.openxmlformats.org/officeDocument/2006/relationships/image" Target="media/image122.emf"/><Relationship Id="rId158" Type="http://schemas.openxmlformats.org/officeDocument/2006/relationships/image" Target="media/image143.emf"/><Relationship Id="rId20" Type="http://schemas.openxmlformats.org/officeDocument/2006/relationships/image" Target="media/image5.emf"/><Relationship Id="rId41" Type="http://schemas.openxmlformats.org/officeDocument/2006/relationships/image" Target="media/image26.emf"/><Relationship Id="rId62" Type="http://schemas.openxmlformats.org/officeDocument/2006/relationships/image" Target="media/image47.emf"/><Relationship Id="rId83" Type="http://schemas.openxmlformats.org/officeDocument/2006/relationships/image" Target="media/image68.emf"/><Relationship Id="rId88" Type="http://schemas.openxmlformats.org/officeDocument/2006/relationships/image" Target="media/image73.emf"/><Relationship Id="rId111" Type="http://schemas.openxmlformats.org/officeDocument/2006/relationships/image" Target="media/image96.emf"/><Relationship Id="rId132" Type="http://schemas.openxmlformats.org/officeDocument/2006/relationships/image" Target="media/image117.emf"/><Relationship Id="rId153" Type="http://schemas.openxmlformats.org/officeDocument/2006/relationships/image" Target="media/image138.emf"/><Relationship Id="rId174" Type="http://schemas.openxmlformats.org/officeDocument/2006/relationships/image" Target="media/image159.emf"/><Relationship Id="rId179" Type="http://schemas.openxmlformats.org/officeDocument/2006/relationships/image" Target="media/image164.emf"/><Relationship Id="rId15" Type="http://schemas.openxmlformats.org/officeDocument/2006/relationships/image" Target="media/image11.emf"/><Relationship Id="rId36" Type="http://schemas.openxmlformats.org/officeDocument/2006/relationships/image" Target="media/image21.emf"/><Relationship Id="rId57" Type="http://schemas.openxmlformats.org/officeDocument/2006/relationships/image" Target="media/image42.emf"/><Relationship Id="rId106" Type="http://schemas.openxmlformats.org/officeDocument/2006/relationships/image" Target="media/image91.emf"/><Relationship Id="rId127" Type="http://schemas.openxmlformats.org/officeDocument/2006/relationships/image" Target="media/image112.emf"/><Relationship Id="rId10" Type="http://schemas.openxmlformats.org/officeDocument/2006/relationships/footer" Target="footer1.xml"/><Relationship Id="rId31" Type="http://schemas.openxmlformats.org/officeDocument/2006/relationships/image" Target="media/image16.emf"/><Relationship Id="rId52" Type="http://schemas.openxmlformats.org/officeDocument/2006/relationships/image" Target="media/image37.emf"/><Relationship Id="rId73" Type="http://schemas.openxmlformats.org/officeDocument/2006/relationships/image" Target="media/image58.emf"/><Relationship Id="rId78" Type="http://schemas.openxmlformats.org/officeDocument/2006/relationships/image" Target="media/image63.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image" Target="media/image107.emf"/><Relationship Id="rId143" Type="http://schemas.openxmlformats.org/officeDocument/2006/relationships/image" Target="media/image128.emf"/><Relationship Id="rId148" Type="http://schemas.openxmlformats.org/officeDocument/2006/relationships/image" Target="media/image133.emf"/><Relationship Id="rId164" Type="http://schemas.openxmlformats.org/officeDocument/2006/relationships/image" Target="media/image149.emf"/><Relationship Id="rId169" Type="http://schemas.openxmlformats.org/officeDocument/2006/relationships/image" Target="media/image154.emf"/><Relationship Id="rId185" Type="http://schemas.openxmlformats.org/officeDocument/2006/relationships/image" Target="media/image170.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65.emf"/><Relationship Id="rId26" Type="http://schemas.openxmlformats.org/officeDocument/2006/relationships/image" Target="media/image11.wmf"/><Relationship Id="rId47" Type="http://schemas.openxmlformats.org/officeDocument/2006/relationships/image" Target="media/image32.emf"/><Relationship Id="rId68" Type="http://schemas.openxmlformats.org/officeDocument/2006/relationships/image" Target="media/image53.emf"/><Relationship Id="rId89" Type="http://schemas.openxmlformats.org/officeDocument/2006/relationships/image" Target="media/image74.emf"/><Relationship Id="rId112" Type="http://schemas.openxmlformats.org/officeDocument/2006/relationships/image" Target="media/image97.emf"/><Relationship Id="rId133" Type="http://schemas.openxmlformats.org/officeDocument/2006/relationships/image" Target="media/image118.emf"/><Relationship Id="rId154" Type="http://schemas.openxmlformats.org/officeDocument/2006/relationships/image" Target="media/image139.emf"/><Relationship Id="rId175" Type="http://schemas.openxmlformats.org/officeDocument/2006/relationships/image" Target="media/image160.emf"/><Relationship Id="rId16" Type="http://schemas.openxmlformats.org/officeDocument/2006/relationships/hyperlink" Target="https://github.com/patirwin123/radtrancode" TargetMode="External"/><Relationship Id="rId37" Type="http://schemas.openxmlformats.org/officeDocument/2006/relationships/image" Target="media/image22.emf"/><Relationship Id="rId58" Type="http://schemas.openxmlformats.org/officeDocument/2006/relationships/image" Target="media/image43.emf"/><Relationship Id="rId79" Type="http://schemas.openxmlformats.org/officeDocument/2006/relationships/image" Target="media/image64.emf"/><Relationship Id="rId102" Type="http://schemas.openxmlformats.org/officeDocument/2006/relationships/image" Target="media/image87.emf"/><Relationship Id="rId123" Type="http://schemas.openxmlformats.org/officeDocument/2006/relationships/image" Target="media/image108.emf"/><Relationship Id="rId144" Type="http://schemas.openxmlformats.org/officeDocument/2006/relationships/image" Target="media/image129.emf"/><Relationship Id="rId90" Type="http://schemas.openxmlformats.org/officeDocument/2006/relationships/image" Target="media/image75.emf"/><Relationship Id="rId165" Type="http://schemas.openxmlformats.org/officeDocument/2006/relationships/image" Target="media/image150.emf"/><Relationship Id="rId186" Type="http://schemas.openxmlformats.org/officeDocument/2006/relationships/header" Target="header3.xml"/><Relationship Id="rId27" Type="http://schemas.openxmlformats.org/officeDocument/2006/relationships/image" Target="media/image12.emf"/><Relationship Id="rId48" Type="http://schemas.openxmlformats.org/officeDocument/2006/relationships/image" Target="media/image33.emf"/><Relationship Id="rId69" Type="http://schemas.openxmlformats.org/officeDocument/2006/relationships/image" Target="media/image54.emf"/><Relationship Id="rId113" Type="http://schemas.openxmlformats.org/officeDocument/2006/relationships/image" Target="media/image98.emf"/><Relationship Id="rId134" Type="http://schemas.openxmlformats.org/officeDocument/2006/relationships/image" Target="media/image119.emf"/><Relationship Id="rId80" Type="http://schemas.openxmlformats.org/officeDocument/2006/relationships/image" Target="media/image65.emf"/><Relationship Id="rId155" Type="http://schemas.openxmlformats.org/officeDocument/2006/relationships/image" Target="media/image140.emf"/><Relationship Id="rId176" Type="http://schemas.openxmlformats.org/officeDocument/2006/relationships/image" Target="media/image161.emf"/><Relationship Id="rId17" Type="http://schemas.openxmlformats.org/officeDocument/2006/relationships/image" Target="media/image2.emf"/><Relationship Id="rId38" Type="http://schemas.openxmlformats.org/officeDocument/2006/relationships/image" Target="media/image23.emf"/><Relationship Id="rId59" Type="http://schemas.openxmlformats.org/officeDocument/2006/relationships/image" Target="media/image44.emf"/><Relationship Id="rId103" Type="http://schemas.openxmlformats.org/officeDocument/2006/relationships/image" Target="media/image88.emf"/><Relationship Id="rId124" Type="http://schemas.openxmlformats.org/officeDocument/2006/relationships/image" Target="media/image109.emf"/><Relationship Id="rId70" Type="http://schemas.openxmlformats.org/officeDocument/2006/relationships/image" Target="media/image55.emf"/><Relationship Id="rId91" Type="http://schemas.openxmlformats.org/officeDocument/2006/relationships/image" Target="media/image76.emf"/><Relationship Id="rId145" Type="http://schemas.openxmlformats.org/officeDocument/2006/relationships/image" Target="media/image130.emf"/><Relationship Id="rId166" Type="http://schemas.openxmlformats.org/officeDocument/2006/relationships/image" Target="media/image151.emf"/><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3.emf"/><Relationship Id="rId49" Type="http://schemas.openxmlformats.org/officeDocument/2006/relationships/image" Target="media/image34.emf"/><Relationship Id="rId114" Type="http://schemas.openxmlformats.org/officeDocument/2006/relationships/image" Target="media/image99.emf"/><Relationship Id="rId60" Type="http://schemas.openxmlformats.org/officeDocument/2006/relationships/image" Target="media/image45.emf"/><Relationship Id="rId81" Type="http://schemas.openxmlformats.org/officeDocument/2006/relationships/image" Target="media/image66.emf"/><Relationship Id="rId135" Type="http://schemas.openxmlformats.org/officeDocument/2006/relationships/image" Target="media/image120.emf"/><Relationship Id="rId156" Type="http://schemas.openxmlformats.org/officeDocument/2006/relationships/image" Target="media/image141.emf"/><Relationship Id="rId177" Type="http://schemas.openxmlformats.org/officeDocument/2006/relationships/image" Target="media/image16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43BB0-D14B-9043-88F4-EC6B9BED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20342</Words>
  <Characters>115954</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Jo.Barstow</cp:lastModifiedBy>
  <cp:revision>3</cp:revision>
  <cp:lastPrinted>2023-07-13T11:27:00Z</cp:lastPrinted>
  <dcterms:created xsi:type="dcterms:W3CDTF">2023-07-13T11:27:00Z</dcterms:created>
  <dcterms:modified xsi:type="dcterms:W3CDTF">2023-07-13T11:30:00Z</dcterms:modified>
</cp:coreProperties>
</file>